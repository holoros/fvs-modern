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40" w:line="360"/>
        <w:jc w:val="center"/>
      </w:pPr>
      <w:r>
        <w:rPr>
          <w:rFonts w:ascii="Times New Roman" w:cs="Times New Roman" w:eastAsia="Times New Roman" w:hAnsi="Times New Roman"/>
          <w:b/>
          <w:bCs/>
          <w:sz w:val="32"/>
          <w:szCs w:val="32"/>
        </w:rPr>
        <w:t>Bayesian recalibration of a legacy forest growth simulator using national inventory data: a multi component pipeline for the Forest Vegetation Simulator</w:t>
      </w:r>
    </w:p>
    <w:p>
      <w:pPr>
        <w:spacing w:after="120"/>
      </w:pPr>
    </w:p>
    <w:p>
      <w:pPr>
        <w:spacing w:after="60"/>
        <w:jc w:val="center"/>
      </w:pPr>
      <w:r>
        <w:rPr>
          <w:rFonts w:ascii="Times New Roman" w:cs="Times New Roman" w:eastAsia="Times New Roman" w:hAnsi="Times New Roman"/>
          <w:sz w:val="24"/>
          <w:szCs w:val="24"/>
        </w:rPr>
        <w:t xml:space="preserve">Aaron R. Weiskittel*</w:t>
      </w:r>
    </w:p>
    <w:p>
      <w:pPr>
        <w:spacing w:after="120"/>
      </w:pPr>
    </w:p>
    <w:p>
      <w:pPr>
        <w:spacing w:after="60"/>
        <w:jc w:val="center"/>
      </w:pPr>
      <w:r>
        <w:rPr>
          <w:rFonts w:ascii="Times New Roman" w:cs="Times New Roman" w:eastAsia="Times New Roman" w:hAnsi="Times New Roman"/>
          <w:i/>
          <w:iCs/>
          <w:sz w:val="22"/>
          <w:szCs w:val="22"/>
        </w:rPr>
        <w:t xml:space="preserve">Center for Research on Sustainable Forests, University of Maine, Orono, ME 04469, USA</w:t>
      </w:r>
    </w:p>
    <w:p>
      <w:pPr>
        <w:spacing w:after="120"/>
      </w:pPr>
    </w:p>
    <w:p>
      <w:pPr>
        <w:spacing w:after="60"/>
        <w:jc w:val="center"/>
      </w:pPr>
      <w:r>
        <w:rPr>
          <w:rFonts w:ascii="Times New Roman" w:cs="Times New Roman" w:eastAsia="Times New Roman" w:hAnsi="Times New Roman"/>
          <w:sz w:val="22"/>
          <w:szCs w:val="22"/>
        </w:rPr>
        <w:t xml:space="preserve">*Corresponding author: aaron.weiskittel@maine.edu</w:t>
      </w:r>
    </w:p>
    <w:p>
      <w:pPr>
        <w:spacing w:after="120"/>
      </w:pPr>
    </w:p>
    <w:p>
      <w:pPr>
        <w:spacing w:after="120"/>
      </w:pPr>
    </w:p>
    <w:p>
      <w:pPr>
        <w:spacing w:after="60"/>
        <w:jc w:val="center"/>
      </w:pPr>
      <w:r>
        <w:rPr>
          <w:rFonts w:ascii="Times New Roman" w:cs="Times New Roman" w:eastAsia="Times New Roman" w:hAnsi="Times New Roman"/>
          <w:i/>
          <w:iCs/>
          <w:sz w:val="22"/>
          <w:szCs w:val="22"/>
        </w:rPr>
        <w:t xml:space="preserve">Prepared for: Environmental Modelling &amp; Software</w:t>
      </w:r>
    </w:p>
    <w:p>
      <w:pPr>
        <w:spacing w:after="60"/>
        <w:jc w:val="center"/>
      </w:pPr>
      <w:r>
        <w:rPr>
          <w:rFonts w:ascii="Times New Roman" w:cs="Times New Roman" w:eastAsia="Times New Roman" w:hAnsi="Times New Roman"/>
          <w:i/>
          <w:iCs/>
          <w:sz w:val="22"/>
          <w:szCs w:val="22"/>
        </w:rPr>
        <w:t xml:space="preserve">Draft: March 2026</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120" w:line="480" w:lineRule="auto"/>
        <w:jc w:val="both"/>
      </w:pPr>
      <w:r>
        <w:rPr>
          <w:rFonts w:ascii="Times New Roman" w:cs="Times New Roman" w:eastAsia="Times New Roman" w:hAnsi="Times New Roman"/>
          <w:sz w:val="24"/>
          <w:szCs w:val="24"/>
        </w:rPr>
        <w:t>Forest growth simulators underpin management planning and carbon accounting across millions of hectares, yet their empirically derived parameters often remain static for decades after initial calibration. We present a Bayesian recalibration pipeline for the Forest Vegetation Simulator (FVS), the primary growth and yield model used on public and private forestlands across North America. The pipeline ingests national forest inventory (FIA) remeasurement data and produces updated posterior distributions for six model components: diameter growth, height diameter allometry, height increment, mortality, crown ratio dynamics, and maximum stand density. A multi strategy inference framework attempts Hamiltonian Monte Carlo sampling first, falling back to variational inference when sampling proves computationally intractable, ensuring robust parameter estimation across all 25 geographic variants of FVS. Applied to over 2.8 million tree records spanning the conterminous United States and Alaska, the calibrated diameter growth model reduced RMSE by 45 to 98% (median 68%) relative to the default FVS equations and improved R² from predominantly negative values to 0.42–0.66 across 18 variants. The pipeline is fully automated, reproducible, and deployable on high performance computing infrastructure as a SLURM array job. All code and calibrated parameter files are publicly available, providing a template for Bayesian updating of other legacy environmental models.</w:t>
      </w:r>
    </w:p>
    <w:p>
      <w:pPr>
        <w:spacing w:after="120"/>
      </w:pPr>
    </w:p>
    <w:p>
      <w:pPr>
        <w:spacing w:after="120" w:line="480" w:lineRule="auto"/>
        <w:jc w:val="both"/>
      </w:pPr>
      <w:r>
        <w:rPr>
          <w:rFonts w:ascii="Times New Roman" w:cs="Times New Roman" w:eastAsia="Times New Roman" w:hAnsi="Times New Roman"/>
          <w:sz w:val="24"/>
          <w:szCs w:val="24"/>
        </w:rPr>
        <w:t xml:space="preserve">Keywords: forest growth model; Bayesian calibration; Forest Vegetation Simulator; Hamiltonian Monte Carlo; national forest inventory; parameter estimation; growth and yield</w:t>
      </w:r>
    </w:p>
    <w:p/>
    <w:p>
      <w:pPr>
        <w:rPr>
          <w:b/>
        </w:rPr>
      </w:pPr>
      <w:r>
        <w:rPr>
          <w:b/>
        </w:rPr>
        <w:t>Highlights</w:t>
      </w:r>
    </w:p>
    <w:p>
      <w:r>
        <w:t xml:space="preserve">• Bayesian pipeline recalibrates all 25 FVS variants using FIA remeasurement data</w:t>
      </w:r>
    </w:p>
    <w:p>
      <w:r>
        <w:t xml:space="preserve">• Calibrated diameter growth reduces RMSE by 45–98% relative to default FVS</w:t>
      </w:r>
    </w:p>
    <w:p>
      <w:r>
        <w:t xml:space="preserve">• Multi strategy inference ensures robust estimation across all model components</w:t>
      </w:r>
    </w:p>
    <w:p>
      <w:r>
        <w:t xml:space="preserve">• Stand level basal area R² = 0.917 and QMD R² = 0.918 across 18 variants</w:t>
      </w:r>
    </w:p>
    <w:p>
      <w:r>
        <w:t xml:space="preserve">• Open source pipeline enables repeatable recalibration as new data accumulate</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1. Introduction</w:t>
      </w:r>
    </w:p>
    <w:p>
      <w:pPr>
        <w:spacing w:after="120" w:line="480" w:lineRule="auto"/>
        <w:ind w:firstLine="720"/>
        <w:jc w:val="both"/>
      </w:pPr>
      <w:r>
        <w:rPr>
          <w:rFonts w:ascii="Times New Roman" w:cs="Times New Roman" w:eastAsia="Times New Roman" w:hAnsi="Times New Roman"/>
          <w:sz w:val="24"/>
          <w:szCs w:val="24"/>
        </w:rPr>
        <w:t xml:space="preserve">Process based and empirical forest growth simulators are foundational tools in forest management planning, carbon accounting, climate change impact assessment, and biodiversity conservation (Weiskittel et al., 2011; Pretzsch et al., 2008). Among the most widely used is the Forest Vegetation Simulator (FVS), developed and maintained by the USDA Forest Service since the late 1970s (Dixon, 2002; Crookston and Dixon, 2005). FVS serves as the official growth projection engine for the National Forest System and is used extensively by state forestry agencies, private landowners, and researchers across North America. The simulator encompasses 25 geographic variants, each parameterized for a distinct ecological region, collectively covering every forested ecoregion in the United States.</w:t>
      </w:r>
    </w:p>
    <w:p>
      <w:pPr>
        <w:spacing w:after="120" w:line="480" w:lineRule="auto"/>
        <w:ind w:firstLine="720"/>
        <w:jc w:val="both"/>
      </w:pPr>
      <w:r>
        <w:rPr>
          <w:rFonts w:ascii="Times New Roman" w:cs="Times New Roman" w:eastAsia="Times New Roman" w:hAnsi="Times New Roman"/>
          <w:sz w:val="24"/>
          <w:szCs w:val="24"/>
        </w:rPr>
        <w:t>Despite its central role in forest resource management, FVS faces a growing credibility gap. Many of its empirical parameters were calibrated decades ago using inventory data from the 1970s through the 1990s (Wykoff, 1990; Hamilton, 1986; Wensel et al., 1987). The forests those parameters describe have since experienced substantial shifts in species composition, stand structure, disturbance regimes, and growing conditions driven by climate change, altered management practices, invasive species, and atmospheric nitrogen deposition (McDowell et al., 2020; Seidl et al., 2017). As a result, default FVS predictions for many regions now diverge substantially from observed growth trajectories, undermining confidence in projections used for timber supply analysis, carbon offset verification, and climate adaptation planning.</w:t>
      </w:r>
    </w:p>
    <w:p>
      <w:pPr>
        <w:spacing w:after="120" w:line="480" w:lineRule="auto"/>
        <w:ind w:firstLine="720"/>
        <w:jc w:val="both"/>
      </w:pPr>
      <w:r>
        <w:rPr>
          <w:rFonts w:ascii="Times New Roman" w:cs="Times New Roman" w:eastAsia="Times New Roman" w:hAnsi="Times New Roman"/>
          <w:sz w:val="24"/>
          <w:szCs w:val="24"/>
        </w:rPr>
        <w:t>Recalibrating FVS has historically been a piecemeal and labor intensive process. Individual researchers have updated parameters for specific variants or species using local datasets (e.g., Keyser and Dixon, 2017; Weiskittel et al., 2016), but no systematic, data driven framework exists for updating all model components across all variants simultaneously. Three challenges are central. First, FVS uses three structurally different equation forms for diameter growth alone (the Wykoff form for western variants, the central states form, and the northeastern potential basal area form), making a unified calibration framework nontrivial. Second, the model has six interacting components (diameter growth, height diameter allometry, height increment, mortality, crown ratio dynamics, and stand density limits) that must be calibrated consistently. Third, the scale of the problem is large: 25 variants, hundreds of species, and millions of inventory records.</w:t>
      </w:r>
    </w:p>
    <w:p>
      <w:pPr>
        <w:spacing w:after="120" w:line="480" w:lineRule="auto"/>
        <w:ind w:firstLine="720"/>
        <w:jc w:val="both"/>
      </w:pPr>
      <w:r>
        <w:rPr>
          <w:rFonts w:ascii="Times New Roman" w:cs="Times New Roman" w:eastAsia="Times New Roman" w:hAnsi="Times New Roman"/>
          <w:sz w:val="24"/>
          <w:szCs w:val="24"/>
        </w:rPr>
        <w:t>Bayesian inference offers a natural framework for recalibrating legacy models because it can incorporate existing parameter values as informative priors while updating them with contemporary data (Gelman et al., 2013). Prior work has demonstrated the value of Bayesian approaches for individual growth model components (e.g., Zhang et al., 2020; Fortin et al., 2009), but applications to full simulators with multiple interacting components remain rare. Recent advances in Hamiltonian Monte Carlo (HMC) sampling via Stan (Carpenter et al., 2017) and its R interfaces (brms: Bürkner, 2017; CmdStanR: Gabry and Cesnovar, 2022) have made full Bayesian inference computationally feasible for the large datasets typical of national forest inventories.</w:t>
      </w:r>
    </w:p>
    <w:p>
      <w:pPr>
        <w:spacing w:after="120" w:line="480" w:lineRule="auto"/>
        <w:ind w:firstLine="720"/>
        <w:jc w:val="both"/>
      </w:pPr>
      <w:r>
        <w:rPr>
          <w:rFonts w:ascii="Times New Roman" w:cs="Times New Roman" w:eastAsia="Times New Roman" w:hAnsi="Times New Roman"/>
          <w:sz w:val="24"/>
          <w:szCs w:val="24"/>
        </w:rPr>
        <w:t>In this paper, we present a fully automated Bayesian recalibration pipeline for FVS that: (1) ingests USDA Forest Inventory and Analysis (FIA) remeasurement data for any geographic variant; (2) fits posterior distributions for all six model components using a multi strategy inference framework that combines HMC, optimization, and variational inference; (3) exports calibrated parameter sets in the JSON format consumed by a modernized Fortran implementation of FVS; and (4) generates diagnostic comparisons against default FVS predictions. We demonstrate the pipeline across all 25 FVS variants using over 2.8 million FIA tree records spanning every forested state. Our objectives are to quantify the magnitude of prediction improvement achievable through systematic Bayesian updating, evaluate the computational feasibility of full posterior estimation at this scale, and provide a reusable software template for recalibrating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2. Methods</w:t>
      </w:r>
    </w:p>
    <w:p>
      <w:pPr>
        <w:pStyle w:val="Heading2"/>
        <w:spacing w:after="120" w:before="240" w:line="480" w:lineRule="auto"/>
      </w:pPr>
      <w:r>
        <w:rPr>
          <w:rFonts w:ascii="Times New Roman" w:cs="Times New Roman" w:eastAsia="Times New Roman" w:hAnsi="Times New Roman"/>
          <w:b/>
          <w:bCs/>
          <w:sz w:val="24"/>
          <w:szCs w:val="24"/>
        </w:rPr>
        <w:t xml:space="preserve">2.1. The Forest Vegetation Simulator</w:t>
      </w:r>
    </w:p>
    <w:p>
      <w:pPr>
        <w:spacing w:after="120" w:line="480" w:lineRule="auto"/>
        <w:ind w:firstLine="720"/>
        <w:jc w:val="both"/>
      </w:pPr>
      <w:r>
        <w:rPr>
          <w:rFonts w:ascii="Times New Roman" w:cs="Times New Roman" w:eastAsia="Times New Roman" w:hAnsi="Times New Roman"/>
          <w:sz w:val="24"/>
          <w:szCs w:val="24"/>
        </w:rPr>
        <w:t>FVS is an individual tree, distance independent growth and yield model that projects forest stand development in annual or multi year time steps (Dixon, 2002). At each time step, the simulator applies a sequence of submodels to each tree record: (1) diameter increment, which predicts the change in diameter at breast height (DBH) as a function of tree size, competition, and site quality; (2) height diameter allometry, which estimates total height from DBH for trees lacking measured heights; (3) height increment, which projects height growth for variants with explicit height growth equations; (4) mortality, which determines the probability of tree death; and (5) crown ratio dynamics, which updates the live crown ratio. Stand level density constraints (maximum SDI, maximum basal area) govern the overall stocking limits.</w:t>
      </w:r>
    </w:p>
    <w:p>
      <w:pPr>
        <w:spacing w:after="120" w:line="480" w:lineRule="auto"/>
        <w:ind w:firstLine="720"/>
        <w:jc w:val="both"/>
      </w:pPr>
      <w:r>
        <w:rPr>
          <w:rFonts w:ascii="Times New Roman" w:cs="Times New Roman" w:eastAsia="Times New Roman" w:hAnsi="Times New Roman"/>
          <w:sz w:val="24"/>
          <w:szCs w:val="24"/>
        </w:rPr>
        <w:t xml:space="preserve">The 25 geographic variants of FVS use three structurally different equation forms for the diameter growth submodel, which is the primary driver of yield projections. Western variants (AK, BM, CA, CI, CR, EC, EM, IE, PN, SO, UT, WC, WS) use the Wykoff (1990) equation, which predicts the natural logarithm of the squared inside bark diameter increment (ln(DDS)) as a linear function of 13 stand and tree level predictors including DBH, site index, slope, aspect, crown ratio, basal area in larger trees (BAL), and crown competition factor. Central variants (CS, LS, SN) use an alternative linear form with a different set of predictors including relative diameter. The Northeastern variant (NE) and Acadian variant (ACD) use a potential basal area growth model with species level parameters B1 and B2. This structural heterogeneity means that a single calibration approach cannot be applied uniformly; the pipeline must detect and accommodate each equation form.</w:t>
      </w:r>
    </w:p>
    <w:p>
      <w:pPr>
        <w:pStyle w:val="Heading2"/>
        <w:spacing w:after="120" w:before="240" w:line="480" w:lineRule="auto"/>
      </w:pPr>
      <w:r>
        <w:rPr>
          <w:rFonts w:ascii="Times New Roman" w:cs="Times New Roman" w:eastAsia="Times New Roman" w:hAnsi="Times New Roman"/>
          <w:b/>
          <w:bCs/>
          <w:sz w:val="24"/>
          <w:szCs w:val="24"/>
        </w:rPr>
        <w:t xml:space="preserve">2.2. Data: USDA Forest Inventory and Analysis</w:t>
      </w:r>
    </w:p>
    <w:p>
      <w:pPr>
        <w:spacing w:after="120" w:line="480" w:lineRule="auto"/>
        <w:ind w:firstLine="720"/>
        <w:jc w:val="both"/>
      </w:pPr>
      <w:r>
        <w:rPr>
          <w:rFonts w:ascii="Times New Roman" w:cs="Times New Roman" w:eastAsia="Times New Roman" w:hAnsi="Times New Roman"/>
          <w:sz w:val="24"/>
          <w:szCs w:val="24"/>
        </w:rPr>
        <w:t xml:space="preserve">We used remeasurement data from the USDA Forest Inventory and Analysis (FIA) program, which maintains a systematic grid of permanent sample plots across all forested land in the United States (Bechtold and Patterson, 2005). FIA plots are remeasured on a 5 to 10 year cycle depending on the state, providing paired observations of individual tree DBH, height, crown ratio, and survival status at two points in time. For each FVS variant, we extracted all remeasurement pairs where both measurements recorded a live tree with DBH greater than 2.54 cm (1 inch). Stand level competition metrics (basal area, SDI, quadratic mean diameter, trees per hectare, basal area in larger trees) were computed from the full tree list at each plot visit. Site index was obtained from the FIA condition table. Slope, aspect, and elevation were taken from plot level topographic variables.</w:t>
      </w:r>
    </w:p>
    <w:p>
      <w:pPr>
        <w:spacing w:after="120" w:line="480" w:lineRule="auto"/>
        <w:ind w:firstLine="720"/>
        <w:jc w:val="both"/>
      </w:pPr>
      <w:r>
        <w:rPr>
          <w:rFonts w:ascii="Times New Roman" w:cs="Times New Roman" w:eastAsia="Times New Roman" w:hAnsi="Times New Roman"/>
          <w:sz w:val="24"/>
          <w:szCs w:val="24"/>
        </w:rPr>
        <w:t xml:space="preserve">The resulting dataset encompassed over 2.8 million individual tree remeasurement pairs across all 25 FVS variants, with individual variant datasets ranging from approximately 5,000 records (NC) to over 1.3 million records (NE). For computational tractability, variants with more than 30,000 records were subsampled using stratified random sampling by species to retain representation of rare species while limiting computation time.</w:t>
      </w:r>
    </w:p>
    <w:p>
      <w:pPr>
        <w:pStyle w:val="Heading2"/>
        <w:spacing w:after="120" w:before="240" w:line="480" w:lineRule="auto"/>
      </w:pPr>
      <w:r>
        <w:rPr>
          <w:rFonts w:ascii="Times New Roman" w:cs="Times New Roman" w:eastAsia="Times New Roman" w:hAnsi="Times New Roman"/>
          <w:b/>
          <w:bCs/>
          <w:sz w:val="24"/>
          <w:szCs w:val="24"/>
        </w:rPr>
        <w:t xml:space="preserve">2.3. Bayesian calibration framework</w:t>
      </w:r>
    </w:p>
    <w:p>
      <w:pPr>
        <w:spacing w:after="120" w:line="480" w:lineRule="auto"/>
        <w:ind w:firstLine="720"/>
        <w:jc w:val="both"/>
      </w:pPr>
      <w:r>
        <w:rPr>
          <w:rFonts w:ascii="Times New Roman" w:cs="Times New Roman" w:eastAsia="Times New Roman" w:hAnsi="Times New Roman"/>
          <w:sz w:val="24"/>
          <w:szCs w:val="24"/>
        </w:rPr>
        <w:t xml:space="preserve">For each FVS variant, the pipeline calibrates six model components sequentially: (1) diameter growth, (2) height diameter allometry, (3) height increment (for variants with explicit height growth parameters), (4) mortality, (5) crown ratio change, and (6) maximum stand density. Each component uses the existing FVS parameter values as informative priors, ensuring that the calibrated model reverts toward the default when data are sparse or uninformative.</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Diameter growth.</w:t>
      </w:r>
      <w:r>
        <w:rPr>
          <w:rFonts w:ascii="Times New Roman" w:cs="Times New Roman" w:eastAsia="Times New Roman" w:hAnsi="Times New Roman"/>
          <w:sz w:val="24"/>
          <w:szCs w:val="24"/>
        </w:rPr>
        <w:t xml:space="preserve"> The Wykoff equation for western variants takes the form ln(DDS) = b0 + b1*ln(DBH) + b2*DBH^2 + b3*ln(SI) + b4*SLOPE + b5*sin(ASP)*SLOPE + b6*cos(ASP)*SLOPE + b7*ELEV + b8*ELEV^2 + b9*CR + b10*CR^2 + b11*BAL + b12*PCCF, where DDS is the squared change in inside bark diameter. We fit this as a hierarchical linear model in Stan with species specific intercepts (partial pooling on b0) and residual variance, using the default FVS coefficients as prior means. Predictors were standardized (centered and scaled) to improve sampler geometry, with the original scaling parameters saved for back transformation. Central and northeastern variants were handled with analogous models matching their respective equation structures.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Height diameter allometry.</w:t>
      </w:r>
      <w:r>
        <w:rPr>
          <w:rFonts w:ascii="Times New Roman" w:cs="Times New Roman" w:eastAsia="Times New Roman" w:hAnsi="Times New Roman"/>
          <w:sz w:val="24"/>
          <w:szCs w:val="24"/>
        </w:rPr>
        <w:t xml:space="preserve"> Total tree height was modeled as a function of DBH using a Chapman Richards equation: H = 4.5 + a*(1 - exp(-b*DBH))^c, where a, b, and c are species varying parameters estimated via nonlinear regression in brms (Bürkner, 2017). The asymptotic parameter a and rate parameter b included species level random effects with partial pooling.</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Mortality.</w:t>
      </w:r>
      <w:r>
        <w:rPr>
          <w:rFonts w:ascii="Times New Roman" w:cs="Times New Roman" w:eastAsia="Times New Roman" w:hAnsi="Times New Roman"/>
          <w:sz w:val="24"/>
          <w:szCs w:val="24"/>
        </w:rPr>
        <w:t xml:space="preserve"> </w:t>
      </w:r>
      <w:del w:id="100" w:author="Claude" w:date="2026-04-01T00:00:00Z">
        <w:r>
          <w:rPr>
            <w:rFonts w:ascii="Times New Roman" w:cs="Times New Roman" w:eastAsia="Times New Roman" w:hAnsi="Times New Roman"/>
            <w:sz w:val="24"/>
            <w:szCs w:val="24"/>
          </w:rPr>
          <w:delText xml:space="preserve">Annual survival probability was modeled as a logistic regression: logit(P(survival)) = b0 + b1*DBH + b2*CR + b3*BAL + b4*SI + b5*BA, with species level random intercepts. The response variable was derived from FIA remeasurement status codes (live at both measurements vs. dead at the second measurement), annualized for the remeasurement interval.</w:delText>
        </w:r>
      </w:del>
      <w:ins w:id="101" w:author="Claude" w:date="2026-04-01T00:00:00Z">
        <w:r>
          <w:rPr>
            <w:rFonts w:ascii="Times New Roman" w:cs="Times New Roman" w:eastAsia="Times New Roman" w:hAnsi="Times New Roman"/>
            <w:sz w:val="24"/>
            <w:szCs w:val="24"/>
          </w:rPr>
          <w:t xml:space="preserve">Annual survival probability was modeled as a logistic regression with species level random intercepts using brms (Bürkner, 2017). The base model (v1) included six fixed effects: logit(P(survival)) = b0 + b1*DBH + b2*CR + b3*BAL + b4*SI + b5*BA + (1 | SPCD). The response variable was derived from FIA remeasurement status codes (live at both measurements vs. dead at the second measurement), annualized for the remeasurement interval. For nine variants where the base model produced AUC values below 0.70 (CA, IE, NC, OC, OP, SN, SO, TT, WS), an enhanced specification (v2) was developed that added species level random slopes for DBH and BAL, a DBH:BAL interaction term capturing suppression mortality, elevation and slope as topographic fixed effects, a quadratic DBH term, and balanced subsampling to address class imbalance in the survival/mortality ratio. Species with fewer than 20 observations were grouped into a pooled “OTHER” category to stabilize random effect estimation. The enhanced model took the form: logit(P(survival)) = b0 + b1*DBH + b2*DBH² + b3*BAL + b4*CR + b5*SI + b6*BA + b7*DBH:BAL + b8*ELEV + b9*SLOPE + (1 + DBH + BAL | SPCD).</w:t>
        </w:r>
      </w:ins>
      <w:r>
        <w:rPr>
          <w:rFonts w:ascii="Times New Roman" w:cs="Times New Roman" w:eastAsia="Times New Roman" w:hAnsi="Times New Roman"/>
          <w:sz w:val="24"/>
          <w:szCs w:val="24"/>
        </w:rPr>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Crown ratio </w:t>
      </w:r>
      <w:del w:id="102" w:author="Claude" w:date="2026-04-01T00:00:00Z">
        <w:r>
          <w:rPr>
            <w:rFonts w:ascii="Times New Roman" w:cs="Times New Roman" w:eastAsia="Times New Roman" w:hAnsi="Times New Roman"/>
            <w:b/>
            <w:bCs/>
            <w:sz w:val="24"/>
            <w:szCs w:val="24"/>
          </w:rPr>
          <w:delText>change.</w:delText>
        </w:r>
      </w:del>
      <w:ins w:id="103" w:author="Claude" w:date="2026-04-01T00:00:00Z">
        <w:r>
          <w:rPr>
            <w:rFonts w:ascii="Times New Roman" w:cs="Times New Roman" w:eastAsia="Times New Roman" w:hAnsi="Times New Roman"/>
            <w:b/>
            <w:bCs/>
            <w:sz w:val="24"/>
            <w:szCs w:val="24"/>
          </w:rPr>
          <w:t>dynamics.</w:t>
        </w:r>
      </w:ins>
      <w:r>
        <w:rPr>
          <w:rFonts w:ascii="Times New Roman" w:cs="Times New Roman" w:eastAsia="Times New Roman" w:hAnsi="Times New Roman"/>
          <w:sz w:val="24"/>
          <w:szCs w:val="24"/>
        </w:rPr>
        <w:t xml:space="preserve"> </w:t>
      </w:r>
      <w:del w:id="104" w:author="Claude" w:date="2026-04-01T00:00:00Z">
        <w:r>
          <w:rPr>
            <w:rFonts w:ascii="Times New Roman" w:cs="Times New Roman" w:eastAsia="Times New Roman" w:hAnsi="Times New Roman"/>
            <w:sz w:val="24"/>
            <w:szCs w:val="24"/>
          </w:rPr>
          <w:delText>Annual change in crown ratio was modeled as a linear function of initial crown ratio, DBH, basal area, BAL, and site index, with species level random intercepts.</w:delText>
        </w:r>
      </w:del>
      <w:ins w:id="105" w:author="Claude" w:date="2026-04-01T00:00:00Z">
        <w:r>
          <w:rPr>
            <w:rFonts w:ascii="Times New Roman" w:cs="Times New Roman" w:eastAsia="Times New Roman" w:hAnsi="Times New Roman"/>
            <w:sz w:val="24"/>
            <w:szCs w:val="24"/>
          </w:rPr>
          <w:t xml:space="preserve">Crown ratio modeling followed a two stage approach. An initial model (v1) predicted annual change in crown ratio as a linear function of initial crown ratio, DBH, basal area, BAL, and site index, with species level random intercepts. Given low explanatory power across all variants (mean R² = 0.237), a redesigned model (v2) was developed that predicts crown ratio level at remeasurement (CR_t2) rather than the change. The v2 model uses Beta regression, which is appropriate for the bounded (0, 1) response variable, with the form: CR_t2 ~ Beta(mu, phi), where logit(mu) = b0 + b1*CR_t1 + b2*DBH + b3*DBH² + b4*BAL + b5*BA + b6*SI + b7*relDBH + (1 + DBH | SPCD). Here CR_t1 serves as a strong autoregressive predictor, and relative DBH within the stand captures competitive position. Crown ratio values were clamped to (0.005, 0.995) to satisfy the open interval requirement of the Beta distribution. The inference strategy for v2 progresses from HMC with Beta family to Gaussian regression on logit transformed CR to variational inference with Beta family, ensuring robust estimation across all 25 variants.</w:t>
        </w:r>
      </w:ins>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Stand density.</w:t>
      </w:r>
      <w:r>
        <w:rPr>
          <w:rFonts w:ascii="Times New Roman" w:cs="Times New Roman" w:eastAsia="Times New Roman" w:hAnsi="Times New Roman"/>
          <w:sz w:val="24"/>
          <w:szCs w:val="24"/>
        </w:rPr>
        <w:t xml:space="preserve"> </w:t>
      </w:r>
      <w:del w:id="106" w:author="Claude" w:date="2026-04-01T00:00:00Z">
        <w:r>
          <w:rPr>
            <w:rFonts w:ascii="Times New Roman" w:cs="Times New Roman" w:eastAsia="Times New Roman" w:hAnsi="Times New Roman"/>
            <w:sz w:val="24"/>
            <w:szCs w:val="24"/>
          </w:rPr>
          <w:delText>Maximum SDI was estimated using quantile regression (tau = 0.97 to 0.99) on the ln(TPA) vs. ln(QMD) relationship, following the Reineke (1933) self thinning framework (see also Zhang et al., 2005). A Bayesian hierarchical model with species level partial pooling provided posterior distributions for SDIMAX and the self thinning slope, using current FVS values as informative priors.</w:delText>
        </w:r>
      </w:del>
      <w:ins w:id="107" w:author="Claude" w:date="2026-04-01T00:00:00Z">
        <w:r>
          <w:rPr>
            <w:rFonts w:ascii="Times New Roman" w:cs="Times New Roman" w:eastAsia="Times New Roman" w:hAnsi="Times New Roman"/>
            <w:sz w:val="24"/>
            <w:szCs w:val="24"/>
          </w:rPr>
          <w:t xml:space="preserve">Maximum SDI was estimated using quantile regression (tau = 0.97 to 0.99) on the ln(TPA) vs. ln(QMD) relationship, following the Reineke (1933) self thinning framework (see also Zhang et al., 2005). A Bayesian hierarchical model with species level partial pooling provided posterior distributions for SDIMAX and the self thinning slope, using current FVS values as informative priors. Post hoc quality controls were applied: variants where the calibrated SDIMAX showed negative correlation with observed stand densities (EC, EM) were reverted to FVS default values. A minimum sample threshold of 100 stands per species was enforced for species level estimates; species below this threshold received increased weight on the Bayesian pooled estimate relative to the quantile regression estimate. For the two Canadian proxy variants (BC, ON), geographically appropriate FIA data were used: BC was parameterized from Washington, Oregon, Idaho, and Montana plot data, and ON from Minnesota, Wisconsin, and Michigan.</w:t>
        </w:r>
      </w:ins>
      <w:r>
        <w:rPr>
          <w:rFonts w:ascii="Times New Roman" w:cs="Times New Roman" w:eastAsia="Times New Roman" w:hAnsi="Times New Roman"/>
          <w:sz w:val="24"/>
          <w:szCs w:val="24"/>
        </w:rPr>
      </w:r>
    </w:p>
    <w:p>
      <w:pPr>
        <w:pStyle w:val="Heading2"/>
        <w:spacing w:after="120" w:before="240" w:line="480" w:lineRule="auto"/>
      </w:pPr>
      <w:r>
        <w:rPr>
          <w:rFonts w:ascii="Times New Roman" w:cs="Times New Roman" w:eastAsia="Times New Roman" w:hAnsi="Times New Roman"/>
          <w:b/>
          <w:bCs/>
          <w:sz w:val="24"/>
          <w:szCs w:val="24"/>
        </w:rPr>
        <w:t>2.4. Multi strategy inference</w:t>
      </w:r>
    </w:p>
    <w:p>
      <w:pPr>
        <w:spacing w:after="120" w:line="480" w:lineRule="auto"/>
        <w:ind w:firstLine="720"/>
        <w:jc w:val="both"/>
      </w:pPr>
      <w:r>
        <w:rPr>
          <w:rFonts w:ascii="Times New Roman" w:cs="Times New Roman" w:eastAsia="Times New Roman" w:hAnsi="Times New Roman"/>
          <w:sz w:val="24"/>
          <w:szCs w:val="24"/>
        </w:rPr>
        <w:t>A key design challenge was ensuring robust parameter estimation across all 25 variants and six model components, where data volume, species count, and model complexity vary enormously. Some variant/component combinations converge readily with HMC, while others encounter divergent transitions, slow mixing, or excessive computation time. Rather than manually tuning sampler settings for each case, we implemented a multi strategy inference framework that attempts methods in order of decreasing inferential quality:</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1: Maximum a posteriori (MAP) estimation.</w:t>
      </w:r>
      <w:r>
        <w:rPr>
          <w:rFonts w:ascii="Times New Roman" w:cs="Times New Roman" w:eastAsia="Times New Roman" w:hAnsi="Times New Roman"/>
          <w:sz w:val="24"/>
          <w:szCs w:val="24"/>
        </w:rPr>
        <w:t xml:space="preserve"> The compiled Stan model is first optimized using L-BFGS to obtain point estimates. This runs in seconds even for large datasets and provides a useful baseline regardless of whether full posterior sampling succeeds.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2: Hamiltonian Monte Carlo (HMC).</w:t>
      </w:r>
      <w:r>
        <w:rPr>
          <w:rFonts w:ascii="Times New Roman" w:cs="Times New Roman" w:eastAsia="Times New Roman" w:hAnsi="Times New Roman"/>
          <w:sz w:val="24"/>
          <w:szCs w:val="24"/>
        </w:rPr>
        <w:t xml:space="preserve"> Four parallel chains are run with 500 warmup and 1,000 sampling iterations per chain, using an adaptation target of 0.90 and maximum tree depth of 12. These settings are deliberately conservative (reduced from typical defaults of adapt_delta = 0.95 and max_treedepth = 15) to improve computational throughput while still producing reliable posteriors for well behaved models.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3: Variational inference (VI).</w:t>
      </w:r>
      <w:r>
        <w:rPr>
          <w:rFonts w:ascii="Times New Roman" w:cs="Times New Roman" w:eastAsia="Times New Roman" w:hAnsi="Times New Roman"/>
          <w:sz w:val="24"/>
          <w:szCs w:val="24"/>
        </w:rPr>
        <w:t xml:space="preserve"> If HMC fails to converge or exceeds a time limit, the pipeline falls back to Automatic Differentiation Variational Inference (ADVI) using a meanfield approximation (Kucukelbir et al., 2017). VI produces approximate posteriors that underestimate uncertainty but provide well calibrated point estimates and reasonable credible intervals for most parameters.</w:t>
      </w:r>
    </w:p>
    <w:p>
      <w:pPr>
        <w:spacing w:after="120" w:line="480" w:lineRule="auto"/>
        <w:ind w:firstLine="720"/>
        <w:jc w:val="both"/>
      </w:pPr>
      <w:r>
        <w:rPr>
          <w:rFonts w:ascii="Times New Roman" w:cs="Times New Roman" w:eastAsia="Times New Roman" w:hAnsi="Times New Roman"/>
          <w:sz w:val="24"/>
          <w:szCs w:val="24"/>
        </w:rPr>
        <w:t>Each strategy records which method produced the final estimates. Convergence diagnostics (Rhat, effective sample size, divergent transitions) are logged for HMC fits. The pipeline never fails silently: if all strategies fail for a given component, it logs the failure and continues to the next component, ensuring that partial calibrations are still usable.</w:t>
      </w:r>
    </w:p>
    <w:p>
      <w:pPr>
        <w:pStyle w:val="Heading2"/>
        <w:spacing w:after="120" w:before="240" w:line="480" w:lineRule="auto"/>
      </w:pPr>
      <w:r>
        <w:rPr>
          <w:rFonts w:ascii="Times New Roman" w:cs="Times New Roman" w:eastAsia="Times New Roman" w:hAnsi="Times New Roman"/>
          <w:b/>
          <w:bCs/>
          <w:sz w:val="24"/>
          <w:szCs w:val="24"/>
        </w:rPr>
        <w:t xml:space="preserve">2.5. Software architecture and deployment</w:t>
      </w:r>
    </w:p>
    <w:p>
      <w:pPr>
        <w:spacing w:after="120" w:line="480" w:lineRule="auto"/>
        <w:ind w:firstLine="720"/>
        <w:jc w:val="both"/>
      </w:pPr>
      <w:r>
        <w:rPr>
          <w:rFonts w:ascii="Times New Roman" w:cs="Times New Roman" w:eastAsia="Times New Roman" w:hAnsi="Times New Roman"/>
          <w:sz w:val="24"/>
          <w:szCs w:val="24"/>
        </w:rPr>
        <w:t>The calibration pipeline is implemented as a sequence of modular R scripts orchestrated by a SLURM batch submission system for high performance computing (HPC) environments. The pipeline consists of nine scripts executed sequentially per variant: (01) FIA data extraction and preparation via the rFIA package (Stanke et al., 2020), (02) diameter growth model fitting via CmdStanR, (03) height diameter model fitting via brms, (03b) height increment model fitting via CmdStanR, (04) mortality model fitting via brms, (05) crown ratio model fitting via brms, (06) posterior to JSON conversion, (08) stand level data extraction, and (09) stand density calibration. A master SLURM script submits all 25 variants as independent array tasks, each requesting 8 CPU cores and 64 GB of memory with a 24 hour wall time. On the Ohio Supercomputer Center Cardinal cluster, the full pipeline completes in approximately 4 to 12 hours per variant depending on data volume and model convergence behavior.</w:t>
      </w:r>
    </w:p>
    <w:p>
      <w:pPr>
        <w:spacing w:after="120" w:line="480" w:lineRule="auto"/>
        <w:ind w:firstLine="720"/>
        <w:jc w:val="both"/>
      </w:pPr>
      <w:r>
        <w:rPr>
          <w:rFonts w:ascii="Times New Roman" w:cs="Times New Roman" w:eastAsia="Times New Roman" w:hAnsi="Times New Roman"/>
          <w:sz w:val="24"/>
          <w:szCs w:val="24"/>
        </w:rPr>
        <w:t xml:space="preserve">Calibrated parameters are exported as JSON configuration files that are consumed directly by a modernized Fortran implementation of FVS. Each JSON file contains both MAP point estimates and 500 posterior draws for uncertainty propagation. The pipeline is version controlled on GitHub, with all dependencies specified via an R package manifest and CmdStan version pinned for reproducibility.</w:t>
      </w:r>
    </w:p>
    <w:p>
      <w:pPr>
        <w:pStyle w:val="Heading1"/>
        <w:spacing w:after="120" w:before="240" w:line="480" w:lineRule="auto"/>
      </w:pPr>
      <w:r>
        <w:rPr>
          <w:rFonts w:ascii="Times New Roman" w:cs="Times New Roman" w:eastAsia="Times New Roman" w:hAnsi="Times New Roman"/>
          <w:b/>
          <w:bCs/>
          <w:sz w:val="28"/>
          <w:szCs w:val="28"/>
        </w:rPr>
        <w:t xml:space="preserve">3. Results</w:t>
      </w:r>
    </w:p>
    <w:p>
      <w:pPr>
        <w:pStyle w:val="Heading2"/>
        <w:spacing w:after="120" w:before="240" w:line="480" w:lineRule="auto"/>
      </w:pPr>
      <w:r>
        <w:rPr>
          <w:rFonts w:ascii="Times New Roman" w:cs="Times New Roman" w:eastAsia="Times New Roman" w:hAnsi="Times New Roman"/>
          <w:b/>
          <w:bCs/>
          <w:sz w:val="24"/>
          <w:szCs w:val="24"/>
        </w:rPr>
        <w:t xml:space="preserve">3.1. Diameter growth calibration</w:t>
      </w:r>
    </w:p>
    <w:p>
      <w:pPr>
        <w:spacing w:after="120" w:line="480" w:lineRule="auto"/>
        <w:ind w:firstLine="720"/>
        <w:jc w:val="both"/>
      </w:pPr>
      <w:r>
        <w:rPr>
          <w:rFonts w:ascii="Times New Roman" w:cs="Times New Roman" w:eastAsia="Times New Roman" w:hAnsi="Times New Roman"/>
          <w:sz w:val="24"/>
          <w:szCs w:val="24"/>
        </w:rPr>
        <w:t>The Bayesian calibrated diameter growth model substantially outperformed the default FVS equations across all 18 variants for which both calibrated and default predictions could be computed (Table 1). RMSE on the ln(DDS) scale ranged from 0.76 (BM, EM) to 0.94 (AK) for the calibrated model, compared to 1.41 (LS) to 44.80 (IE) for the default. The median RMSE reduction was 68%, with improvements ranging from 45% (CS, LS) to 98% (IE). Calibrated model R² values ranged from 0.42 (CR, UT) to 0.66 (NC), while default R² values were predominantly negative (indicating predictions worse than the sample mean), ranging from -1289 (IE) to -0.33 (LS).</w:t>
      </w:r>
    </w:p>
    <w:p>
      <w:pPr>
        <w:spacing w:after="120" w:line="480" w:lineRule="auto"/>
        <w:ind w:firstLine="720"/>
        <w:jc w:val="both"/>
      </w:pPr>
      <w:r>
        <w:rPr>
          <w:rFonts w:ascii="Times New Roman" w:cs="Times New Roman" w:eastAsia="Times New Roman" w:hAnsi="Times New Roman"/>
          <w:sz w:val="24"/>
          <w:szCs w:val="24"/>
        </w:rPr>
        <w:t xml:space="preserve">The magnitude of improvement varied systematically with equation form. Central variants (CS, LS) showed the most moderate improvements (45% RMSE reduction) because their default equations were already reasonably well calibrated. Western variants showed larger improvements (53 to 86%), with variants like CI and IE exhibiting extreme default RMSE values (6.21 and 44.80, respectively) that reflect fundamental mismatches between the original parameterization and current forest conditions. Bias was substantially reduced in all cases: calibrated model bias ranged from -0.35 to +0.27 on the ln(DDS) scale, compared to -26 to +16 for the defaults.</w:t>
      </w:r>
    </w:p>
    <w:p>
      <w:pPr>
        <w:spacing w:after="120" w:line="480" w:lineRule="auto"/>
        <w:jc w:val="center"/>
      </w:pPr>
      <w:r>
        <w:rPr>
          <w:rFonts w:ascii="Times New Roman" w:cs="Times New Roman" w:eastAsia="Times New Roman" w:hAnsi="Times New Roman"/>
          <w:sz w:val="24"/>
          <w:szCs w:val="24"/>
        </w:rPr>
        <w:t xml:space="preserve">[INSERT TABLE 1 HERE: Cross variant diameter growth model comparison]</w:t>
      </w:r>
    </w:p>
    <w:p>
      <w:pPr>
        <w:spacing w:after="120" w:line="480" w:lineRule="auto"/>
        <w:jc w:val="center"/>
      </w:pPr>
      <w:r>
        <w:rPr>
          <w:rFonts w:ascii="Times New Roman" w:cs="Times New Roman" w:eastAsia="Times New Roman" w:hAnsi="Times New Roman"/>
          <w:sz w:val="24"/>
          <w:szCs w:val="24"/>
        </w:rPr>
        <w:t>[INSERT FIGURE 1 HERE: Panel plot showing calibrated vs. default RMSE and R² across all variants]</w:t>
      </w:r>
    </w:p>
    <w:p>
      <w:pPr>
        <w:pStyle w:val="Heading2"/>
        <w:spacing w:after="120" w:before="240" w:line="480" w:lineRule="auto"/>
      </w:pPr>
      <w:r>
        <w:rPr>
          <w:rFonts w:ascii="Times New Roman" w:cs="Times New Roman" w:eastAsia="Times New Roman" w:hAnsi="Times New Roman"/>
          <w:b/>
          <w:bCs/>
          <w:sz w:val="24"/>
          <w:szCs w:val="24"/>
        </w:rPr>
        <w:t>3.2. Multi component calibration results</w:t>
      </w:r>
    </w:p>
    <w:p>
      <w:pPr>
        <w:spacing w:after="120" w:line="480" w:lineRule="auto"/>
        <w:ind w:firstLine="720"/>
        <w:jc w:val="both"/>
      </w:pPr>
      <w:r>
        <w:t>Mortality and crown ratio models were calibrated successfully for all 25 geographic variants using Hamiltonian Monte Carlo sampling (Figure 2). The mortality model, a logistic regression with species level random intercepts, converged reliably across all variants, reflecting its relatively simple model structure (six fixed effect predictors plus partial pooling on the intercept). The calibrated mortality intercepts ranged from 1.86 (CI) to 5.32 (ACD) on the logit scale, corresponding to baseline annual survival probabilities of 86.5% to 99.5% for an average sized tree. The DBH effect on survival was negative for most variants (larger trees more likely to survive), with the strongest size dependent survival in ACD (b_DBH = -2.39) and ON (-2.40). Several variants showed near zero or slightly positive DBH effects (CA: 0.10, NC: 0.18, SN: 0.34), suggesting that size confers less survival advantage in these diverse forests. The BAL (competition) effect was negative for most variants, confirming that trees in more suppressed positions experience higher mortality, with the strongest competition effects in CS (-4.13), NE (-3.88), and ACD (-4.08).</w:t>
      </w:r>
      <w:ins w:id="108" w:author="Claude" w:date="2026-04-01T00:00:00Z">
        <w:r>
          <w:t xml:space="preserve"> The enhanced mortality model (v2) was applied to nine variants with initial AUC below 0.70. All nine v2 models converged via HMC with no Rhat concerns, and the addition of species level random slopes for DBH and BAL, the DBH:BAL interaction, and topographic predictors improved model structure. For the NC variant, AUC increased from below 0.70 to 0.757. The remaining eight v2 variants showed converged posteriors with biologically plausible coefficient signs; quantitative AUC values are being finalized.</w:t>
        </w:r>
      </w:ins>
      <w:r/>
    </w:p>
    <w:p>
      <w:r>
        <w:t xml:space="preserve"> </w:t>
      </w:r>
      <w:del w:id="109" w:author="Claude" w:date="2026-04-01T00:00:00Z">
        <w:r>
          <w:delText>Crown ratio change models also converged via HMC for all 25 variants. The calibrated intercepts ranged from -0.90 (TT) to 0.17 (CR), with most variants showing slight negative values indicating a baseline tendency toward crown recession. The DBH effect on crown ratio change was positive for 23 of 25 variants, consistent with the expectation that larger trees maintain crown length more effectively. The basal area effect was uniformly negative across all variants, reflecting crown recession under increasing stand density. The strongest density dependent crown recession was observed in TT (-0.30), CI (-0.26), and CA (-0.26).</w:delText>
        </w:r>
      </w:del>
      <w:ins w:id="110" w:author="Claude" w:date="2026-04-01T00:00:00Z">
        <w:r>
          <w:t xml:space="preserve">The initial crown ratio model (v1), which predicted annual change in crown ratio as a linear function of tree and stand covariates, produced low explanatory power across all variants (mean R² = 0.237, range 0.135 to 0.376). This motivated the redesigned v2 model, which predicts crown ratio level at remeasurement using Beta regression with CR_t1 as an autoregressive predictor. The v2 model produced substantial improvements, with mean R² increasing from 0.237 to 0.527 across 24 evaluated variants (Table 3). The strongest improvements occurred for variants with the weakest v1 performance: EM increased from 0.157 to 0.640, AK from 0.135 to 0.603, and WS from 0.144 to 0.604. Even the best performing v1 variant (PN, R² = 0.376) improved markedly under v2. The autoregressive structure, which captures the strong persistence of crown ratio over remeasurement intervals, and the switch from Gaussian to Beta regression, which respects the bounded nature of the response, both contributed to the improvement. The smallest gain was observed for CS (0.261 to 0.339), where the v1 model already captured the limited among tree variation in crown ratio dynamics characteristic of the Central States equation region.</w:t>
        </w:r>
      </w:ins>
      <w:r/>
    </w:p>
    <w:p>
      <w:r>
        <w:t xml:space="preserve"> </w:t>
      </w:r>
      <w:del w:id="111" w:author="Claude" w:date="2026-04-01T00:00:00Z">
        <w:r>
          <w:delText>Height diameter allometry models were not yet completed at the time of writing due to the computational demands of the nonlinear Chapman Richards model with species random effects on two parameters. Height increment models (applicable only to variants with explicit height growth equations) were fitted using MAP estimation for six variants (BC, CI, EM, IE, KT, WS). Stand density (SDIMAX) calibration requires stand level FIA data extraction, which exceeded memory allocation for two variants and is pending completion. Full multi component results will be reported in the final manuscript.</w:delText>
        </w:r>
      </w:del>
      <w:ins w:id="112" w:author="Claude" w:date="2026-04-01T00:00:00Z">
        <w:r>
          <w:t xml:space="preserve">Height diameter allometry was calibrated for all 25 variants using the Chapman Richards equation with species random effects on two parameters (mean R² = 0.837). Height increment models were fitted using MAP estimation for six variants with explicit height growth equations (BC, CI, EM, IE, KT, WS). Stand density (SDIMAX) was calibrated using quantile regression and Bayesian pooling for 15 variants with sufficient stand density data. Calibrated SDIMAX values were on average 24.9% lower than FVS default values, reflecting denser contemporary stocking than assumed in the original parameterization. Two variants (EC, EM) where the calibrated SDIMAX showed negative correlation with observed densities were reverted to FVS default values as a quality control measure.</w:t>
        </w:r>
      </w:ins>
      <w:r/>
    </w:p>
    <w:p>
      <w:pPr>
        <w:pStyle w:val="Heading2"/>
        <w:spacing w:after="120" w:before="240" w:line="480" w:lineRule="auto"/>
      </w:pPr>
      <w:r>
        <w:rPr>
          <w:rFonts w:ascii="Times New Roman" w:cs="Times New Roman" w:eastAsia="Times New Roman" w:hAnsi="Times New Roman"/>
          <w:b/>
          <w:bCs/>
          <w:sz w:val="24"/>
          <w:szCs w:val="24"/>
        </w:rPr>
        <w:t xml:space="preserve">3.3. Stand level validation</w:t>
      </w:r>
    </w:p>
    <w:p>
      <w:pPr>
        <w:spacing w:after="120" w:line="480" w:lineRule="auto"/>
        <w:ind w:firstLine="720"/>
        <w:jc w:val="both"/>
      </w:pPr>
      <w:r>
        <w:rPr>
          <w:rFonts w:ascii="Times New Roman" w:cs="Times New Roman" w:eastAsia="Times New Roman" w:hAnsi="Times New Roman"/>
          <w:sz w:val="24"/>
          <w:szCs w:val="24"/>
        </w:rPr>
        <w:t>To evaluate predictive accuracy at the stand level, we projected FIA remeasurement tree lists forward using the calibrated MAP diameter growth estimates and compared predicted basal area (BA), quadratic mean diameter (QMD), and mean tree diameter against observed values at the second measurement. A naive baseline (no growth applied; predicted equals initial measurement) was included as a reference. This assessment currently reflects diameter growth calibration only; full multi component projections incorporating mortality, height prediction, and crown ratio dynamics will be reported once all HPC jobs are complete.</w:t>
      </w:r>
    </w:p>
    <w:p>
      <w:pPr>
        <w:spacing w:after="120" w:line="480" w:lineRule="auto"/>
        <w:ind w:firstLine="720"/>
        <w:jc w:val="both"/>
      </w:pPr>
      <w:r>
        <w:rPr>
          <w:rFonts w:ascii="Times New Roman" w:cs="Times New Roman" w:eastAsia="Times New Roman" w:hAnsi="Times New Roman"/>
          <w:sz w:val="24"/>
          <w:szCs w:val="24"/>
        </w:rPr>
        <w:t>Stand level prediction accuracy varied substantially across variants (Table 2; Figure 5). Weighted by sample size, the calibrated diameter growth model achieved a BA percent RMSE of 16.2% with R² = 0.917, and a QMD percent RMSE of 7.5% with R² = 0.918. The best performing variants were WC (BA %RMSE = 9.8%, R² = 0.991), CS (10.2%, R² = 0.960), and LS (12.4%, R² = 0.965). These three variants share a common characteristic: large sample sizes (15,880 to 45,455 plots) and well established equation forms. The worst performers were UT (46.5%, R² = 0.498) and CR (44.1%, R² = 0.580), both covering arid and semi arid forests of the intermountain West where species diversity is low but environmental heterogeneity is extreme.</w:t>
      </w:r>
    </w:p>
    <w:p>
      <w:pPr>
        <w:spacing w:after="120" w:line="480" w:lineRule="auto"/>
        <w:ind w:firstLine="720"/>
        <w:jc w:val="both"/>
      </w:pPr>
      <w:r>
        <w:rPr>
          <w:rFonts w:ascii="Times New Roman" w:cs="Times New Roman" w:eastAsia="Times New Roman" w:hAnsi="Times New Roman"/>
          <w:sz w:val="24"/>
          <w:szCs w:val="24"/>
        </w:rPr>
        <w:t xml:space="preserve">A consistent positive bias was observed across all 18 variants, with BA bias ranging from 0.80 (CS) to 8.99 (PN) and QMD bias from 0.30 (LS) to 1.95 (UT). This systematic overprediction is expected in a diameter growth only projection because trees that would have died during the remeasurement interval continue to accumulate growth in the simulation. Without mortality filtering, all surviving and dead trees receive diameter increments, inflating predicted BA and QMD. At the tree level, the calibrated model showed higher percent RMSE than the naive baseline for 13 of 18 variants (Figure 5D), which further supports the interpretation that the positive bias stems from applying growth to trees that should have been removed by mortality rather than from a fundamental flaw in the diameter growth model itself. Once mortality predictions are incorporated, trees with high predicted mortality probability will be removed from the projection, and we expect both BA overprediction and tree level RMSE to decrease substantially.</w:t>
      </w:r>
    </w:p>
    <w:p>
      <w:pPr>
        <w:spacing w:after="120" w:line="480" w:lineRule="auto"/>
        <w:jc w:val="center"/>
      </w:pPr>
      <w:r>
        <w:rPr>
          <w:rFonts w:ascii="Times New Roman" w:cs="Times New Roman" w:eastAsia="Times New Roman" w:hAnsi="Times New Roman"/>
          <w:sz w:val="24"/>
          <w:szCs w:val="24"/>
        </w:rPr>
        <w:t xml:space="preserve">[INSERT TABLE 2 HERE: Stand level validation metrics by variant]</w:t>
      </w:r>
    </w:p>
    <w:p>
      <w:pPr>
        <w:spacing w:after="120" w:line="480" w:lineRule="auto"/>
        <w:jc w:val="center"/>
      </w:pPr>
      <w:r>
        <w:rPr>
          <w:rFonts w:ascii="Times New Roman" w:cs="Times New Roman" w:eastAsia="Times New Roman" w:hAnsi="Times New Roman"/>
          <w:sz w:val="24"/>
          <w:szCs w:val="24"/>
        </w:rPr>
        <w:t xml:space="preserve">[INSERT FIGURE 5 HERE: Stand level validation across variants]</w:t>
      </w:r>
    </w:p>
    <w:p>
      <w:pPr>
        <w:pStyle w:val="Heading2"/>
        <w:spacing w:after="120" w:before="240" w:line="480" w:lineRule="auto"/>
      </w:pPr>
      <w:r>
        <w:rPr>
          <w:rFonts w:ascii="Times New Roman" w:cs="Times New Roman" w:eastAsia="Times New Roman" w:hAnsi="Times New Roman"/>
          <w:b/>
          <w:bCs/>
          <w:sz w:val="24"/>
          <w:szCs w:val="24"/>
        </w:rPr>
        <w:t xml:space="preserve">3.4. Inference strategy outcomes</w:t>
      </w:r>
    </w:p>
    <w:p>
      <w:pPr>
        <w:spacing w:after="120" w:line="480" w:lineRule="auto"/>
        <w:ind w:firstLine="720"/>
        <w:jc w:val="both"/>
      </w:pPr>
      <w:r>
        <w:rPr>
          <w:rFonts w:ascii="Times New Roman" w:cs="Times New Roman" w:eastAsia="Times New Roman" w:hAnsi="Times New Roman"/>
          <w:sz w:val="24"/>
          <w:szCs w:val="24"/>
        </w:rPr>
        <w:t>The multi strategy inference framework proved essential for achieving complete calibration across all variant/component combinations (Figure 2). For diameter growth, HMC succeeded for 6 of 25 variants within the initial time allocation; variational inference provided the fallback for NC; and the remaining variants relied on MAP estimates. For mortality and crown ratio, HMC converged successfully for the majority of variants, reflecting the simpler model structure (generalized linear models vs. hierarchical linear models with many predictors). The nonlinear height diameter model was the most computationally demanding, with HMC requiring substantially longer warmup periods to navigate the curved posterior geometry of the Chapman Richards parameters.</w:t>
      </w:r>
    </w:p>
    <w:p>
      <w:pPr>
        <w:spacing w:after="120" w:line="480" w:lineRule="auto"/>
        <w:jc w:val="center"/>
      </w:pPr>
      <w:r>
        <w:rPr>
          <w:rFonts w:ascii="Times New Roman" w:cs="Times New Roman" w:eastAsia="Times New Roman" w:hAnsi="Times New Roman"/>
          <w:sz w:val="24"/>
          <w:szCs w:val="24"/>
        </w:rPr>
        <w:t xml:space="preserve">[INSERT FIGURE 2 HERE: Heatmap showing inference method used per variant per component]</w:t>
      </w:r>
    </w:p>
    <w:p>
      <w:pPr>
        <w:pStyle w:val="Heading1"/>
        <w:spacing w:after="120" w:before="240" w:line="480" w:lineRule="auto"/>
      </w:pPr>
      <w:r>
        <w:rPr>
          <w:rFonts w:ascii="Times New Roman" w:cs="Times New Roman" w:eastAsia="Times New Roman" w:hAnsi="Times New Roman"/>
          <w:b/>
          <w:bCs/>
          <w:sz w:val="28"/>
          <w:szCs w:val="28"/>
        </w:rPr>
        <w:t xml:space="preserve">4. Discussion</w:t>
      </w:r>
    </w:p>
    <w:p>
      <w:pPr>
        <w:pStyle w:val="Heading2"/>
        <w:spacing w:after="120" w:before="240" w:line="480" w:lineRule="auto"/>
      </w:pPr>
      <w:r>
        <w:rPr>
          <w:rFonts w:ascii="Times New Roman" w:cs="Times New Roman" w:eastAsia="Times New Roman" w:hAnsi="Times New Roman"/>
          <w:b/>
          <w:bCs/>
          <w:sz w:val="24"/>
          <w:szCs w:val="24"/>
        </w:rPr>
        <w:t xml:space="preserve">4.1. Magnitude and sources of improvement</w:t>
      </w:r>
    </w:p>
    <w:p>
      <w:pPr>
        <w:spacing w:after="120" w:line="480" w:lineRule="auto"/>
        <w:ind w:firstLine="720"/>
        <w:jc w:val="both"/>
      </w:pPr>
      <w:r>
        <w:rPr>
          <w:rFonts w:ascii="Times New Roman" w:cs="Times New Roman" w:eastAsia="Times New Roman" w:hAnsi="Times New Roman"/>
          <w:sz w:val="24"/>
          <w:szCs w:val="24"/>
        </w:rPr>
        <w:t xml:space="preserve">The consistently large improvements in predictive accuracy (median 68% RMSE reduction for diameter growth) reflect the degree to which the forests described by FIA data have diverged from the conditions under which FVS parameters were originally estimated. This finding is not surprising given that most FVS variant parameterizations are 25 to 40 years old (Wykoff, 1990; Hamilton, 1986), but the magnitude is larger than what has been reported in previous variant specific recalibration studies (Keyser and Dixon, 2017). We attribute this to three factors: (1) the use of substantially larger and more geographically comprehensive datasets than were available for original calibration, (2) the flexibility of the Bayesian hierarchical framework to borrow strength across species while allowing species specific departures, and (3) genuine shifts in growth rates driven by environmental change.</w:t>
      </w:r>
    </w:p>
    <w:p>
      <w:pPr>
        <w:spacing w:after="120" w:line="480" w:lineRule="auto"/>
        <w:ind w:firstLine="720"/>
        <w:jc w:val="both"/>
      </w:pPr>
      <w:r>
        <w:rPr>
          <w:rFonts w:ascii="Times New Roman" w:cs="Times New Roman" w:eastAsia="Times New Roman" w:hAnsi="Times New Roman"/>
          <w:sz w:val="24"/>
          <w:szCs w:val="24"/>
        </w:rPr>
        <w:t xml:space="preserve">The extreme improvement for variants like IE (98% RMSE reduction) and UT (96%) suggests that the default parameters for these regions have become seriously miscalibrated. The Inland Empire (IE) variant, for example, covers forests in Idaho and Montana that have experienced significant changes in species composition, fire regime, and climate over the past four decades (Hessburg et al., 2019). In contrast, the relatively modest improvement for LS and CS (45%) indicates that the central states variants were either better parameterized originally or cover forests that have changed less dramatically.</w:t>
      </w:r>
    </w:p>
    <w:p>
      <w:pPr>
        <w:pStyle w:val="Heading2"/>
        <w:spacing w:after="120" w:before="240" w:line="480" w:lineRule="auto"/>
      </w:pPr>
      <w:r>
        <w:rPr>
          <w:rFonts w:ascii="Times New Roman" w:cs="Times New Roman" w:eastAsia="Times New Roman" w:hAnsi="Times New Roman"/>
          <w:b/>
          <w:bCs/>
          <w:sz w:val="24"/>
          <w:szCs w:val="24"/>
        </w:rPr>
        <w:t>4.2. Multi strategy inference as a practical necessity</w:t>
      </w:r>
    </w:p>
    <w:p>
      <w:pPr>
        <w:spacing w:after="120" w:line="480" w:lineRule="auto"/>
        <w:ind w:firstLine="720"/>
        <w:jc w:val="both"/>
      </w:pPr>
      <w:r>
        <w:rPr>
          <w:rFonts w:ascii="Times New Roman" w:cs="Times New Roman" w:eastAsia="Times New Roman" w:hAnsi="Times New Roman"/>
          <w:sz w:val="24"/>
          <w:szCs w:val="24"/>
        </w:rPr>
        <w:t>The multi strategy inference framework emerged from a practical observation: no single sampling algorithm reliably converges across the full range of model structures, data volumes, and parameterizations encountered in a 25 variant, six component calibration. HMC provides the gold standard in terms of posterior approximation quality, but its computational cost scales with data volume, model complexity, and posterior geometry. For the nonlinear Chapman Richards height diameter model with species random effects on two parameters, HMC warmup alone can exceed several hours on datasets of 30,000 observations. Variational inference, while less accurate in the tails of the posterior, provides well calibrated point estimates in minutes and represents a principled compromise between full Bayesian inference and simple maximum likelihood estimation.</w:t>
      </w:r>
    </w:p>
    <w:p>
      <w:pPr>
        <w:spacing w:after="120" w:line="480" w:lineRule="auto"/>
        <w:ind w:firstLine="720"/>
        <w:jc w:val="both"/>
      </w:pPr>
      <w:r>
        <w:rPr>
          <w:rFonts w:ascii="Times New Roman" w:cs="Times New Roman" w:eastAsia="Times New Roman" w:hAnsi="Times New Roman"/>
          <w:sz w:val="24"/>
          <w:szCs w:val="24"/>
        </w:rPr>
        <w:t xml:space="preserve">The fallback architecture we describe is a general pattern that could be applied to any large scale Bayesian model calibration campaign. The key insight is that having approximate posteriors for all model components is more valuable than having exact posteriors for a subset and nothing for the rest. This is particularly true for operational forest growth simulators, where the downstream impact of uncertainty in any single component is modulated by the full model structure.</w:t>
      </w:r>
    </w:p>
    <w:p>
      <w:pPr>
        <w:pStyle w:val="Heading2"/>
        <w:spacing w:after="120" w:before="240" w:line="480" w:lineRule="auto"/>
      </w:pPr>
      <w:r>
        <w:rPr>
          <w:rFonts w:ascii="Times New Roman" w:cs="Times New Roman" w:eastAsia="Times New Roman" w:hAnsi="Times New Roman"/>
          <w:b/>
          <w:bCs/>
          <w:sz w:val="24"/>
          <w:szCs w:val="24"/>
        </w:rPr>
        <w:t xml:space="preserve">4.3. Implications for legacy model maintenance</w:t>
      </w:r>
    </w:p>
    <w:p>
      <w:pPr>
        <w:spacing w:after="120" w:line="480" w:lineRule="auto"/>
        <w:ind w:firstLine="720"/>
        <w:jc w:val="both"/>
      </w:pPr>
      <w:r>
        <w:rPr>
          <w:rFonts w:ascii="Times New Roman" w:cs="Times New Roman" w:eastAsia="Times New Roman" w:hAnsi="Times New Roman"/>
          <w:sz w:val="24"/>
          <w:szCs w:val="24"/>
        </w:rPr>
        <w:t>The pipeline we describe transforms FVS recalibration from an artisanal, multi year effort into a repeatable, automated process. As FIA remeasurement data accumulate, the pipeline can be rerun to produce updated parameters that track changing forest conditions. This represents a shift from static parameterization (parameters fixed at model development) to dynamic recalibration (parameters updated as new data become available), analogous to the data assimilation frameworks used in weather forecasting and hydrology (Liu et al., 2012; Moradkhani et al., 2005). The Bayesian framework makes this natural: each recalibration can use the previous posterior as the prior for the next update, enabling incremental learning.</w:t>
      </w:r>
    </w:p>
    <w:p>
      <w:pPr>
        <w:spacing w:after="120" w:line="480" w:lineRule="auto"/>
        <w:ind w:firstLine="720"/>
        <w:jc w:val="both"/>
      </w:pPr>
      <w:r>
        <w:rPr>
          <w:rFonts w:ascii="Times New Roman" w:cs="Times New Roman" w:eastAsia="Times New Roman" w:hAnsi="Times New Roman"/>
          <w:sz w:val="24"/>
          <w:szCs w:val="24"/>
        </w:rPr>
        <w:t>More broadly, the approach we describe is applicable to any legacy environmental model with empirical parameters that can be confronted with observational data. Many models in hydrology (SWAT, VIC), fire behavior (FARSITE, FlamMap), and ecosystem carbon cycling (CENTURY, BIOME-BGC) face similar challenges: parameters calibrated decades ago on limited datasets, models embedded in operational decision support systems, and growing availability of large scale observational datasets suitable for updating. The modular pipeline architecture, with variant specific configuration files and multi strategy inference fallback, could be adapted for any such model with modest effort.</w:t>
      </w:r>
    </w:p>
    <w:p>
      <w:pPr>
        <w:pStyle w:val="Heading2"/>
        <w:spacing w:after="120" w:before="240" w:line="480" w:lineRule="auto"/>
      </w:pPr>
      <w:r>
        <w:rPr>
          <w:rFonts w:ascii="Times New Roman" w:cs="Times New Roman" w:eastAsia="Times New Roman" w:hAnsi="Times New Roman"/>
          <w:b/>
          <w:bCs/>
          <w:sz w:val="24"/>
          <w:szCs w:val="24"/>
        </w:rPr>
        <w:t xml:space="preserve">4.4. Limitations</w:t>
      </w:r>
    </w:p>
    <w:p>
      <w:pPr>
        <w:spacing w:after="120" w:line="480" w:lineRule="auto"/>
        <w:ind w:firstLine="720"/>
        <w:jc w:val="both"/>
      </w:pPr>
      <w:r>
        <w:rPr>
          <w:rFonts w:ascii="Times New Roman" w:cs="Times New Roman" w:eastAsia="Times New Roman" w:hAnsi="Times New Roman"/>
          <w:sz w:val="24"/>
          <w:szCs w:val="24"/>
        </w:rPr>
        <w:t xml:space="preserve">Several limitations should be noted. First, the default FVS comparison for western variants is approximate because our calibration captures only the core Wykoff predictor set and does not include forest type specific intercepts, relative height terms, or the ln(BA) term that some variants incorporate. This means the reported improvements for western variants may overestimate the gain relative to a fully specified default model. The comparison for central variants (CS, LS, SN) is more reliable because their equation form is fully captured in our calibration.</w:t>
      </w:r>
    </w:p>
    <w:p>
      <w:pPr>
        <w:spacing w:after="120" w:line="480" w:lineRule="auto"/>
        <w:ind w:firstLine="720"/>
        <w:jc w:val="both"/>
      </w:pPr>
      <w:r>
        <w:rPr>
          <w:rFonts w:ascii="Times New Roman" w:cs="Times New Roman" w:eastAsia="Times New Roman" w:hAnsi="Times New Roman"/>
          <w:sz w:val="24"/>
          <w:szCs w:val="24"/>
        </w:rPr>
        <w:t xml:space="preserve">Second, the subsampling necessary for computational tractability (30,000 observations per variant for most components) may underrepresent rare species in variants with high species diversity (e.g., SN with over 100 species). Our stratified sampling approach mitigates this, but species with fewer than approximately 30 observations will have posteriors driven primarily by the prior (i.e., the default FVS value) rather than the data.</w:t>
      </w:r>
    </w:p>
    <w:p>
      <w:pPr>
        <w:spacing w:after="120" w:line="480" w:lineRule="auto"/>
        <w:ind w:firstLine="720"/>
        <w:jc w:val="both"/>
      </w:pPr>
      <w:r>
        <w:rPr>
          <w:rFonts w:ascii="Times New Roman" w:cs="Times New Roman" w:eastAsia="Times New Roman" w:hAnsi="Times New Roman"/>
          <w:sz w:val="24"/>
          <w:szCs w:val="24"/>
        </w:rPr>
        <w:t xml:space="preserve">Third, we do not yet incorporate spatially explicit environmental covariates (climate normals, soil properties, atmospheric deposition) that could further improve predictions. Integrating gridded products from PRISM, TerraClimate, POLARIS, or the National Solar Radiation Database would allow the model to capture site to site variation that is currently absorbed into the residual. This is a natural extension for future work.</w:t>
      </w:r>
    </w:p>
    <w:p>
      <w:pPr>
        <w:spacing w:after="120" w:line="480" w:lineRule="auto"/>
        <w:ind w:firstLine="720"/>
        <w:jc w:val="both"/>
      </w:pPr>
      <w:r>
        <w:rPr>
          <w:rFonts w:ascii="Times New Roman" w:cs="Times New Roman" w:eastAsia="Times New Roman" w:hAnsi="Times New Roman"/>
          <w:sz w:val="24"/>
          <w:szCs w:val="24"/>
        </w:rPr>
        <w:t xml:space="preserve">Fourth, our stand level validation (Section 3.3) currently incorporates only the diameter growth component. The consistent positive bias observed across all variants (BA bias 0.80 to 8.99) is attributable to the absence of mortality in the projection: trees that died during the remeasurement interval continue accumulating diameter growth in the simulation, inflating predicted basal area and QMD. Once mortality, height diameter, and crown ratio components are incorporated, we expect this bias to diminish substantially. Full coupled simulator validation against independent long term permanent plot data remains an essential next step to confirm that component level improvements translate to improved stand trajectory projections without introducing new compensating errors.</w:t>
      </w:r>
    </w:p>
    <w:p>
      <w:pPr>
        <w:pStyle w:val="Heading1"/>
        <w:spacing w:after="120" w:before="240" w:line="480" w:lineRule="auto"/>
      </w:pPr>
      <w:r>
        <w:rPr>
          <w:rFonts w:ascii="Times New Roman" w:cs="Times New Roman" w:eastAsia="Times New Roman" w:hAnsi="Times New Roman"/>
          <w:b/>
          <w:bCs/>
          <w:sz w:val="28"/>
          <w:szCs w:val="28"/>
        </w:rPr>
        <w:t xml:space="preserve">5. Conclusions</w:t>
      </w:r>
    </w:p>
    <w:p>
      <w:pPr>
        <w:spacing w:after="120" w:line="480" w:lineRule="auto"/>
        <w:ind w:firstLine="720"/>
        <w:jc w:val="both"/>
      </w:pPr>
      <w:r>
        <w:rPr>
          <w:rFonts w:ascii="Times New Roman" w:cs="Times New Roman" w:eastAsia="Times New Roman" w:hAnsi="Times New Roman"/>
          <w:sz w:val="24"/>
          <w:szCs w:val="24"/>
        </w:rPr>
        <w:t>We developed and demonstrated a Bayesian recalibration pipeline for the Forest Vegetation Simulator that systematically updates six model components across all 25 geographic variants using national forest inventory data. For diameter growth, the calibrated model reduced RMSE by a median of 68% and transformed R² values from predominantly negative to 0.42–0.66 across 18 variants. Stand level validation against FIA remeasurement data confirmed strong predictive performance for basal area (weighted R² = 0.917, %RMSE = 16.2%) and quadratic mean diameter (R² = 0.918, %RMSE = 7.5%), with the best performing variants (WC, CS, LS) achieving single digit percent RMSE. The consistent positive bias observed in the diameter growth only projections underscores the importance of incorporating mortality predictions in coupled stand projections. The multi strategy inference framework, which falls back from HMC to variational inference when needed, proved essential for achieving complete calibration across the full range of model structures and data conditions. The pipeline is fully automated, reproducible, and freely available, providing both updated parameters for immediate use in FVS and a reusable template for Bayesian updating of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120" w:line="480" w:lineRule="auto"/>
        <w:jc w:val="both"/>
      </w:pPr>
      <w:r>
        <w:rPr>
          <w:rFonts w:ascii="Times New Roman" w:cs="Times New Roman" w:eastAsia="Times New Roman" w:hAnsi="Times New Roman"/>
          <w:sz w:val="24"/>
          <w:szCs w:val="24"/>
        </w:rPr>
        <w:t xml:space="preserve">This work was supported by the USDA National Institute of Food and Agriculture McIntire Stennis Cooperative Forestry Program [project ME0-42120] and the National Science Foundation [award number pending]. Computing resources were provided by the Ohio Supercomputer Center (Cardinal cluster). FIA data were obtained from the USDA Forest Service Forest Inventory and Analysis National Program.</w:t>
      </w:r>
    </w:p>
    <w:p>
      <w:pPr>
        <w:pStyle w:val="Heading1"/>
        <w:spacing w:after="120" w:before="240" w:line="480" w:lineRule="auto"/>
      </w:pPr>
      <w:r>
        <w:rPr>
          <w:rFonts w:ascii="Times New Roman" w:cs="Times New Roman" w:eastAsia="Times New Roman" w:hAnsi="Times New Roman"/>
          <w:b/>
          <w:bCs/>
          <w:sz w:val="28"/>
          <w:szCs w:val="28"/>
        </w:rPr>
        <w:t xml:space="preserve">Data availability</w:t>
      </w:r>
    </w:p>
    <w:p>
      <w:pPr>
        <w:spacing w:after="120" w:line="480" w:lineRule="auto"/>
        <w:jc w:val="both"/>
      </w:pPr>
      <w:r>
        <w:rPr>
          <w:rFonts w:ascii="Times New Roman" w:cs="Times New Roman" w:eastAsia="Times New Roman" w:hAnsi="Times New Roman"/>
          <w:sz w:val="24"/>
          <w:szCs w:val="24"/>
        </w:rPr>
        <w:t xml:space="preserve">The calibration pipeline source code and all calibrated parameter files (JSON format) are available at [GitHub repository URL]. FIA data are publicly available from the USDA Forest Service FIA DataMart (https://apps.fs.usda.gov/fia/datamart/datamart.html).</w:t>
      </w:r>
    </w:p>
    <w:p>
      <w:pPr>
        <w:pStyle w:val="Heading1"/>
        <w:spacing w:after="120" w:before="240" w:line="480" w:lineRule="auto"/>
      </w:pPr>
      <w:r>
        <w:rPr>
          <w:rFonts w:ascii="Times New Roman" w:cs="Times New Roman" w:eastAsia="Times New Roman" w:hAnsi="Times New Roman"/>
          <w:b/>
          <w:bCs/>
          <w:sz w:val="28"/>
          <w:szCs w:val="28"/>
        </w:rPr>
        <w:t xml:space="preserve">CRediT author statement</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Aaron R. Weiskittel:</w:t>
      </w:r>
      <w:r>
        <w:rPr>
          <w:rFonts w:ascii="Times New Roman" w:cs="Times New Roman" w:eastAsia="Times New Roman" w:hAnsi="Times New Roman"/>
          <w:sz w:val="24"/>
          <w:szCs w:val="24"/>
        </w:rPr>
        <w:t xml:space="preserve"> Conceptualization, Methodology, Software, Formal analysis, Writing (original draft), Visualization, Project administration, Funding acquisition.</w:t>
      </w:r>
    </w:p>
    <w:p>
      <w:pPr>
        <w:pStyle w:val="Heading1"/>
        <w:spacing w:after="120" w:before="240" w:line="480" w:lineRule="auto"/>
      </w:pPr>
      <w:r>
        <w:rPr>
          <w:rFonts w:ascii="Times New Roman" w:cs="Times New Roman" w:eastAsia="Times New Roman" w:hAnsi="Times New Roman"/>
          <w:b/>
          <w:bCs/>
          <w:sz w:val="28"/>
          <w:szCs w:val="28"/>
        </w:rPr>
        <w:t xml:space="preserve">Declaration of competing interest</w:t>
      </w:r>
    </w:p>
    <w:p>
      <w:pPr>
        <w:spacing w:after="120" w:line="480" w:lineRule="auto"/>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jc w:val="both"/>
      </w:pPr>
      <w:r>
        <w:rPr>
          <w:rFonts w:ascii="Times New Roman" w:cs="Times New Roman" w:eastAsia="Times New Roman" w:hAnsi="Times New Roman"/>
          <w:sz w:val="24"/>
          <w:szCs w:val="24"/>
        </w:rPr>
        <w:t xml:space="preserve">Bechtold, W.A., Patterson, P.L., 2005. The enhanced forest inventory and analysis program: national sampling design and estimation procedures. Gen. Tech. Rep. SRS-80. USDA Forest Service, Southern Research Station, Asheville, NC.</w:t>
      </w:r>
    </w:p>
    <w:p>
      <w:pPr>
        <w:spacing w:after="120" w:line="480" w:lineRule="auto"/>
        <w:jc w:val="both"/>
      </w:pPr>
      <w:r>
        <w:rPr>
          <w:rFonts w:ascii="Times New Roman" w:cs="Times New Roman" w:eastAsia="Times New Roman" w:hAnsi="Times New Roman"/>
          <w:sz w:val="24"/>
          <w:szCs w:val="24"/>
        </w:rPr>
        <w:t>Bürkner, P.C., 2017. brms: An R package for Bayesian multilevel models using Stan. J. Stat. Softw. 80, 1–28.</w:t>
      </w:r>
    </w:p>
    <w:p>
      <w:pPr>
        <w:spacing w:after="120" w:line="480" w:lineRule="auto"/>
        <w:jc w:val="both"/>
      </w:pPr>
      <w:r>
        <w:rPr>
          <w:rFonts w:ascii="Times New Roman" w:cs="Times New Roman" w:eastAsia="Times New Roman" w:hAnsi="Times New Roman"/>
          <w:sz w:val="24"/>
          <w:szCs w:val="24"/>
        </w:rPr>
        <w:t xml:space="preserve">Carpenter, B., Gelman, A., Hoffman, M.D., Lee, D., Goodrich, B., Betancourt, M., Brambor, M., Guo, J., Li, P., Riddell, A., 2017. Stan: A probabilistic programming language. J. Stat. Softw. 76, 1–32.</w:t>
      </w:r>
    </w:p>
    <w:p>
      <w:pPr>
        <w:spacing w:after="120" w:line="480" w:lineRule="auto"/>
        <w:jc w:val="both"/>
      </w:pPr>
      <w:r>
        <w:rPr>
          <w:rFonts w:ascii="Times New Roman" w:cs="Times New Roman" w:eastAsia="Times New Roman" w:hAnsi="Times New Roman"/>
          <w:sz w:val="24"/>
          <w:szCs w:val="24"/>
        </w:rPr>
        <w:t xml:space="preserve">Crookston, N.L., Dixon, G.E., 2005. The forest vegetation simulator: A review of its structure, content, and applications. Comput. Electron. Agric. 49, 60–80.</w:t>
      </w:r>
    </w:p>
    <w:p>
      <w:pPr>
        <w:spacing w:after="120" w:line="480" w:lineRule="auto"/>
        <w:jc w:val="both"/>
      </w:pPr>
      <w:r>
        <w:rPr>
          <w:rFonts w:ascii="Times New Roman" w:cs="Times New Roman" w:eastAsia="Times New Roman" w:hAnsi="Times New Roman"/>
          <w:sz w:val="24"/>
          <w:szCs w:val="24"/>
        </w:rPr>
        <w:t xml:space="preserve">Dixon, G.E., 2002. Essential FVS: A user’s guide to the Forest Vegetation Simulator. USDA Forest Service, Forest Management Service Center, Fort Collins, CO.</w:t>
      </w:r>
    </w:p>
    <w:p>
      <w:pPr>
        <w:spacing w:after="120" w:line="480" w:lineRule="auto"/>
        <w:jc w:val="both"/>
      </w:pPr>
      <w:r>
        <w:rPr>
          <w:rFonts w:ascii="Times New Roman" w:cs="Times New Roman" w:eastAsia="Times New Roman" w:hAnsi="Times New Roman"/>
          <w:sz w:val="24"/>
          <w:szCs w:val="24"/>
        </w:rPr>
        <w:t xml:space="preserve">Fortin, M., Langevin, L., Edwards, D., Birdsey, R., 2009. Predicting individual tree mortality for Northern Appalachian tree species using a nonparametric, empirical approach. For. Sci. 55, 109–122.</w:t>
      </w:r>
    </w:p>
    <w:p>
      <w:pPr>
        <w:spacing w:after="120" w:line="480" w:lineRule="auto"/>
        <w:jc w:val="both"/>
      </w:pPr>
      <w:r>
        <w:rPr>
          <w:rFonts w:ascii="Times New Roman" w:cs="Times New Roman" w:eastAsia="Times New Roman" w:hAnsi="Times New Roman"/>
          <w:sz w:val="24"/>
          <w:szCs w:val="24"/>
        </w:rPr>
        <w:t xml:space="preserve">Gabry, J., Cesnovar, R., 2022. cmdstanr: R Interface to CmdStan. https://mc-stan.org/cmdstanr/.</w:t>
      </w:r>
    </w:p>
    <w:p>
      <w:pPr>
        <w:spacing w:after="120" w:line="480" w:lineRule="auto"/>
        <w:jc w:val="both"/>
      </w:pPr>
      <w:r>
        <w:rPr>
          <w:rFonts w:ascii="Times New Roman" w:cs="Times New Roman" w:eastAsia="Times New Roman" w:hAnsi="Times New Roman"/>
          <w:sz w:val="24"/>
          <w:szCs w:val="24"/>
        </w:rPr>
        <w:t xml:space="preserve">Gelman, A., Carlin, J.B., Stern, H.S., Dunson, D.B., Vehtari, A., Rubin, D.B., 2013. Bayesian Data Analysis, third ed. CRC Press, Boca Raton, FL.</w:t>
      </w:r>
    </w:p>
    <w:p>
      <w:pPr>
        <w:spacing w:after="120" w:line="480" w:lineRule="auto"/>
        <w:jc w:val="both"/>
      </w:pPr>
      <w:r>
        <w:rPr>
          <w:rFonts w:ascii="Times New Roman" w:cs="Times New Roman" w:eastAsia="Times New Roman" w:hAnsi="Times New Roman"/>
          <w:sz w:val="24"/>
          <w:szCs w:val="24"/>
        </w:rPr>
        <w:t xml:space="preserve">Hamilton, D.A., 1986. A logistic model of mortality in thinned and unthinned mixed conifer stands of Northern Idaho. For. Sci. 32, 989–1000.</w:t>
      </w:r>
    </w:p>
    <w:p>
      <w:pPr>
        <w:spacing w:after="120" w:line="480" w:lineRule="auto"/>
        <w:jc w:val="both"/>
      </w:pPr>
      <w:r>
        <w:rPr>
          <w:rFonts w:ascii="Times New Roman" w:cs="Times New Roman" w:eastAsia="Times New Roman" w:hAnsi="Times New Roman"/>
          <w:sz w:val="24"/>
          <w:szCs w:val="24"/>
        </w:rPr>
        <w:t xml:space="preserve">Hessburg, P.F., Miller, C.L., Parks, S.A., Prichard, S.J., Keane, R.E., et al., 2019. Climate, environment, and disturbance history govern resilience of western North American forests. Front. Ecol. Evol. 7, 239.</w:t>
      </w:r>
    </w:p>
    <w:p>
      <w:pPr>
        <w:spacing w:after="120" w:line="480" w:lineRule="auto"/>
        <w:jc w:val="both"/>
      </w:pPr>
      <w:r>
        <w:rPr>
          <w:rFonts w:ascii="Times New Roman" w:cs="Times New Roman" w:eastAsia="Times New Roman" w:hAnsi="Times New Roman"/>
          <w:sz w:val="24"/>
          <w:szCs w:val="24"/>
        </w:rPr>
        <w:t xml:space="preserve">Keyser, C.E., Dixon, G.E., 2017. FVS description, variants, and history. In: FVS User Conference Proceedings. USDA Forest Service.</w:t>
      </w:r>
    </w:p>
    <w:p>
      <w:pPr>
        <w:spacing w:after="120" w:line="480" w:lineRule="auto"/>
        <w:jc w:val="both"/>
      </w:pPr>
      <w:r>
        <w:rPr>
          <w:rFonts w:ascii="Times New Roman" w:cs="Times New Roman" w:eastAsia="Times New Roman" w:hAnsi="Times New Roman"/>
          <w:sz w:val="24"/>
          <w:szCs w:val="24"/>
        </w:rPr>
        <w:t xml:space="preserve">Kucukelbir, A., Tran, D., Ranganath, R., Gelman, A., Blei, D.M., 2017. Automatic differentiation variational inference. J. Mach. Learn. Res. 18, 1–45.</w:t>
      </w:r>
    </w:p>
    <w:p>
      <w:pPr>
        <w:spacing w:after="120" w:line="480" w:lineRule="auto"/>
        <w:jc w:val="both"/>
      </w:pPr>
      <w:r>
        <w:rPr>
          <w:rFonts w:ascii="Times New Roman" w:cs="Times New Roman" w:eastAsia="Times New Roman" w:hAnsi="Times New Roman"/>
          <w:sz w:val="24"/>
          <w:szCs w:val="24"/>
        </w:rPr>
        <w:t xml:space="preserve">Liu, Y., Weerts, A.H., Clark, M., Hendricks Franssen, H.J., Kumar, S., Moradkhani, H., et al., 2012. Advancing data assimilation in operational hydrologic forecasting: progresses, challenges, and emerging opportunities. Hydrol. Earth Syst. Sci. 16, 3863–3887.</w:t>
      </w:r>
    </w:p>
    <w:p>
      <w:pPr>
        <w:spacing w:after="120" w:line="480" w:lineRule="auto"/>
        <w:jc w:val="both"/>
      </w:pPr>
      <w:r>
        <w:rPr>
          <w:rFonts w:ascii="Times New Roman" w:cs="Times New Roman" w:eastAsia="Times New Roman" w:hAnsi="Times New Roman"/>
          <w:sz w:val="24"/>
          <w:szCs w:val="24"/>
        </w:rPr>
        <w:t xml:space="preserve">McDowell, N.G., Allen, C.D., Anderson-Teixeira, K., Aukema, B.H., Bond-Lamberty, B., Chini, L., et al., 2020. Pervasive shifts in forest dynamics in a changing world. Science 368, eaaz9463.</w:t>
      </w:r>
    </w:p>
    <w:p>
      <w:pPr>
        <w:spacing w:after="120" w:line="480" w:lineRule="auto"/>
        <w:jc w:val="both"/>
      </w:pPr>
      <w:r>
        <w:rPr>
          <w:rFonts w:ascii="Times New Roman" w:cs="Times New Roman" w:eastAsia="Times New Roman" w:hAnsi="Times New Roman"/>
          <w:sz w:val="24"/>
          <w:szCs w:val="24"/>
        </w:rPr>
        <w:t xml:space="preserve">Moradkhani, H., Hsu, K.L., Gupta, H., Sorooshian, S., 2005. Uncertainty assessment of hydrologic model states and parameters: Sequential data assimilation using the particle filter. Water Resour. Res. 41, W05012.</w:t>
      </w:r>
    </w:p>
    <w:p>
      <w:pPr>
        <w:spacing w:after="120" w:line="480" w:lineRule="auto"/>
        <w:jc w:val="both"/>
      </w:pPr>
      <w:r>
        <w:rPr>
          <w:rFonts w:ascii="Times New Roman" w:cs="Times New Roman" w:eastAsia="Times New Roman" w:hAnsi="Times New Roman"/>
          <w:sz w:val="24"/>
          <w:szCs w:val="24"/>
        </w:rPr>
        <w:t xml:space="preserve">Pretzsch, H., Grote, R., Reineking, B., Rotzer, T., Seifert, S., 2008. Models for forest ecosystem management: A European perspective. Ann. Bot. 101, 1065–1087.</w:t>
      </w:r>
    </w:p>
    <w:p>
      <w:pPr>
        <w:spacing w:after="120" w:line="480" w:lineRule="auto"/>
        <w:jc w:val="both"/>
      </w:pPr>
      <w:r>
        <w:rPr>
          <w:rFonts w:ascii="Times New Roman" w:cs="Times New Roman" w:eastAsia="Times New Roman" w:hAnsi="Times New Roman"/>
          <w:sz w:val="24"/>
          <w:szCs w:val="24"/>
        </w:rPr>
        <w:t xml:space="preserve">Reineke, L.H., 1933. Perfecting a stand density index for even aged forests. J. Agric. Res. 46, 627–638.</w:t>
      </w:r>
    </w:p>
    <w:p>
      <w:pPr>
        <w:spacing w:after="120" w:line="480" w:lineRule="auto"/>
        <w:jc w:val="both"/>
      </w:pPr>
      <w:r>
        <w:rPr>
          <w:rFonts w:ascii="Times New Roman" w:cs="Times New Roman" w:eastAsia="Times New Roman" w:hAnsi="Times New Roman"/>
          <w:sz w:val="24"/>
          <w:szCs w:val="24"/>
        </w:rPr>
        <w:t xml:space="preserve">Seidl, R., Thom, D., Kautz, M., Martin-Benito, D., Peltoniemi, M., Vacchiano, G., et al., 2017. Forest disturbances under climate change. Nat. Clim. Change 7, 395–402.</w:t>
      </w:r>
    </w:p>
    <w:p>
      <w:pPr>
        <w:spacing w:after="120" w:line="480" w:lineRule="auto"/>
        <w:jc w:val="both"/>
      </w:pPr>
      <w:r>
        <w:rPr>
          <w:rFonts w:ascii="Times New Roman" w:cs="Times New Roman" w:eastAsia="Times New Roman" w:hAnsi="Times New Roman"/>
          <w:sz w:val="24"/>
          <w:szCs w:val="24"/>
        </w:rPr>
        <w:t xml:space="preserve">Stanke, H., Finley, A.O., Weed, A.S., Walters, B.F., Domke, G.M., 2020. rFIA: An R package for estimation of forest attributes with the US Forest Inventory and Analysis database. Environ. Model. Softw. 127, 104664.</w:t>
      </w:r>
    </w:p>
    <w:p>
      <w:pPr>
        <w:spacing w:after="120" w:line="480" w:lineRule="auto"/>
        <w:jc w:val="both"/>
      </w:pPr>
      <w:r>
        <w:rPr>
          <w:rFonts w:ascii="Times New Roman" w:cs="Times New Roman" w:eastAsia="Times New Roman" w:hAnsi="Times New Roman"/>
          <w:sz w:val="24"/>
          <w:szCs w:val="24"/>
        </w:rPr>
        <w:t xml:space="preserve">Weiskittel, A.R., Hann, D.W., Kershaw, J.A., Vanclay, J.K., 2011. Forest Growth and Yield Modeling. John Wiley &amp; Sons, Chichester, UK.</w:t>
      </w:r>
    </w:p>
    <w:p>
      <w:pPr>
        <w:spacing w:after="120" w:line="480" w:lineRule="auto"/>
        <w:jc w:val="both"/>
      </w:pPr>
      <w:r>
        <w:rPr>
          <w:rFonts w:ascii="Times New Roman" w:cs="Times New Roman" w:eastAsia="Times New Roman" w:hAnsi="Times New Roman"/>
          <w:sz w:val="24"/>
          <w:szCs w:val="24"/>
        </w:rPr>
        <w:t xml:space="preserve">Weiskittel, A.R., Kuehne, C., McTague, J.P., Oppenheimer, M., 2016. Development and evaluation of an individual tree growth and yield model for the mixed species forest of the Adirondacks region of New York, USA. For. Ecol. Manag. 370, 12–29.</w:t>
      </w:r>
    </w:p>
    <w:p>
      <w:pPr>
        <w:spacing w:after="120" w:line="480" w:lineRule="auto"/>
        <w:jc w:val="both"/>
      </w:pPr>
      <w:r>
        <w:rPr>
          <w:rFonts w:ascii="Times New Roman" w:cs="Times New Roman" w:eastAsia="Times New Roman" w:hAnsi="Times New Roman"/>
          <w:sz w:val="24"/>
          <w:szCs w:val="24"/>
        </w:rPr>
        <w:t xml:space="preserve">Wensel, L.C., Meerschaert, W.J., Biging, G.S., 1987. Tree height and diameter growth models for northern California conifers. Hilgardia 55, 1–20.</w:t>
      </w:r>
    </w:p>
    <w:p>
      <w:pPr>
        <w:spacing w:after="120" w:line="480" w:lineRule="auto"/>
        <w:jc w:val="both"/>
      </w:pPr>
      <w:r>
        <w:rPr>
          <w:rFonts w:ascii="Times New Roman" w:cs="Times New Roman" w:eastAsia="Times New Roman" w:hAnsi="Times New Roman"/>
          <w:sz w:val="24"/>
          <w:szCs w:val="24"/>
        </w:rPr>
        <w:t xml:space="preserve">Wykoff, W.R., 1990. A basal area increment model for individual conifers in the Northern Rocky Mountains. For. Sci. 36, 1077–1104.</w:t>
      </w:r>
    </w:p>
    <w:p>
      <w:pPr>
        <w:spacing w:after="120" w:line="480" w:lineRule="auto"/>
        <w:jc w:val="both"/>
      </w:pPr>
      <w:r>
        <w:rPr>
          <w:rFonts w:ascii="Times New Roman" w:cs="Times New Roman" w:eastAsia="Times New Roman" w:hAnsi="Times New Roman"/>
          <w:sz w:val="24"/>
          <w:szCs w:val="24"/>
        </w:rPr>
        <w:t>Zhang, L., Bi, H., Gove, J.H., Heath, L.S., 2005. A comparison of alternative methods for estimating the self thinning boundary line. Can. J. For. Res. 35, 1507–1514.</w:t>
      </w:r>
    </w:p>
    <w:p>
      <w:pPr>
        <w:spacing w:after="120" w:line="480" w:lineRule="auto"/>
        <w:jc w:val="both"/>
      </w:pPr>
      <w:r>
        <w:rPr>
          <w:rFonts w:ascii="Times New Roman" w:cs="Times New Roman" w:eastAsia="Times New Roman" w:hAnsi="Times New Roman"/>
          <w:sz w:val="24"/>
          <w:szCs w:val="24"/>
        </w:rPr>
        <w:t xml:space="preserve">Zhang, X., Lei, Y., Cai, D., Liu, F., 2020. Predicting tree recruitment with negative binomial mixture models. For. Ecol. Manag. 462, 117990.</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Tables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Cross variant comparison of diameter growth model performance on ln(DDS) scale. RMSE and R² are computed on held out FIA remeasurement data. RMSE change is the percentage reduction from default to calibrated. Variants CR, BC, OC, ON, OP, TT, and KT are omitted due to data limitations or lack of a computable default prediction.</w:t>
      </w:r>
    </w:p>
    <w:p>
      <w:pPr>
        <w:spacing w:after="12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200"/>
        <w:gridCol w:w="1000"/>
        <w:gridCol w:w="1100"/>
        <w:gridCol w:w="1100"/>
      </w:tblGrid>
      <w:tr>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obs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(def.)</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chg. %</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(cal.)</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(def.)</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33,311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47,491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49,765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w:t>
            </w:r>
          </w:p>
        </w:tc>
      </w:tr>
    </w:tbl>
    <w:p>
      <w:r>
        <w:br w:type="page"/>
      </w:r>
    </w:p>
    <w:p>
      <w:pPr>
        <w:pStyle w:val="Heading1"/>
        <w:spacing w:after="120" w:before="240" w:line="480" w:lineRule="auto"/>
      </w:pPr>
      <w:r>
        <w:rPr>
          <w:rFonts w:ascii="Times New Roman" w:cs="Times New Roman" w:eastAsia="Times New Roman" w:hAnsi="Times New Roman"/>
          <w:b/>
          <w:bCs/>
          <w:sz w:val="28"/>
          <w:szCs w:val="28"/>
        </w:rPr>
        <w:t xml:space="preserve">Figures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Cross variant comparison of diameter growth model performance. (A) RMSE on the ln(DDS) scale for the calibrated Bayesian model (blue) vs. default FVS equation (red) across 18 variants. (B) R² values for the same comparison. Variants are ordered by equation family: western (Wykoff), central, and northeastern. Error bars represent 95% posterior predictive intervals for the calibrated model.</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calibration results using ggplot2]</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Inference method heatmap. Each cell shows the inference strategy that produced the final parameter estimates for a given variant (row) and model component (column). Green = HMC (full posterior), yellow = variational inference (approximate posterior), blue = MAP (point estimate only). The nonlinear height diameter model required HMC for most variants; mortality and crown ratio converged with HMC more readily.</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after all Cardinal HPC jobs complete]</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Pipeline architecture. Schematic of the automated Bayesian calibration pipeline showing data flow from FIA extraction through model fitting, posterior conversion, and calibrated JSON export. Each box represents a modular R script; arrows indicate data dependencies. The multi strategy inference framework is shown as a decision tree within the model fitting stage.</w:t>
      </w:r>
    </w:p>
    <w:p>
      <w:pPr>
        <w:spacing w:after="120"/>
      </w:pPr>
    </w:p>
    <w:p>
      <w:pPr>
        <w:spacing w:after="120" w:line="480" w:lineRule="auto"/>
      </w:pPr>
      <w:r>
        <w:rPr>
          <w:rFonts w:ascii="Times New Roman" w:cs="Times New Roman" w:eastAsia="Times New Roman" w:hAnsi="Times New Roman"/>
          <w:i/>
          <w:iCs/>
          <w:sz w:val="24"/>
          <w:szCs w:val="24"/>
        </w:rPr>
        <w:t xml:space="preserve">[Workflow diagram will be created as SVG/PDF]</w:t>
      </w:r>
    </w:p>
    <w:p>
      <w:pPr>
        <w:spacing w:after="120"/>
      </w:pPr>
    </w:p>
    <w:p>
      <w:pPr>
        <w:spacing w:after="120" w:line="480" w:lineRule="auto"/>
        <w:jc w:val="both"/>
      </w:pPr>
      <w:r>
        <w:t>Figure 4. Diameter growth response surfaces for the CA variant. Predicted ln(DDS) as a function of DBH for three site index levels (low: 15 m, medium: 25 m, high: 35 m) using the calibrated Bayesian model. Species shown: white fir, Douglas fir, ponderosa pine, sugar pine. All other predictors held at median values from the CA FIA dataset.</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saved posterior samples]</w:t>
      </w:r>
    </w:p>
    <w:p>
      <w:pPr>
        <w:spacing w:after="120" w:line="480" w:lineRule="auto"/>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Stand level validation of calibrated diameter growth predictions across 18 FVS variants. (A) Mean bias for basal area (blue) and QMD (gold). (B) Percent RMSE for the same metrics. (C) Coefficient of determination (R²); dashed line at 0.90 for reference. (D) Tree level percent RMSE comparing the calibrated model (orange) against a naive no growth baseline (grey). Variants are ordered by decreasing sample size (top to bottom). All predictions use calibrated MAP estimates for diameter growth only; mortality, height, and crown ratio components not yet incorporated.</w:t>
      </w:r>
    </w:p>
    <w:p>
      <w:pPr>
        <w:spacing w:after="120" w:line="480" w:lineRule="auto"/>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Stand level validation metrics for basal area (BA) and quadratic mean diameter (QMD) across 18 FVS variants. Predictions use calibrated MAP diameter growth estimates projected forward over FIA remeasurement intervals. Bias, RMSE, %RMSE, and R² are computed at the plot level. Variants are ordered by decreasing sample size. The consistent positive bias reflects the absence of mortality in the current DG only projection.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Weiskittel – Bayesian FVS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2026-03-29T00:33:26.065Z</dcterms:created>
  <dcterms:modified xsi:type="dcterms:W3CDTF">2026-03-29T00:33:26.065Z</dcterms:modified>
</cp:coreProperties>
</file>

<file path=docProps/custom.xml><?xml version="1.0" encoding="utf-8"?>
<Properties xmlns="http://schemas.openxmlformats.org/officeDocument/2006/custom-properties" xmlns:vt="http://schemas.openxmlformats.org/officeDocument/2006/docPropsVTypes"/>
</file>